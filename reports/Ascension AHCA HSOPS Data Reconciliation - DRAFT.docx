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A7CB8E" w14:textId="7782A619" w:rsidR="00093834" w:rsidRDefault="000979B7">
      <w:pPr>
        <w:pStyle w:val="Eyebrow"/>
      </w:pPr>
      <w:r>
        <w:t>Florida safety culture support</w:t>
      </w:r>
    </w:p>
    <w:p w14:paraId="5E38D808" w14:textId="3695F737" w:rsidR="00093834" w:rsidRDefault="0056135E">
      <w:pPr>
        <w:pStyle w:val="Title"/>
      </w:pPr>
      <w:r>
        <w:t>Ascension Data Reconciliation</w:t>
      </w:r>
    </w:p>
    <w:p w14:paraId="21B1E7B4" w14:textId="34B6D50E" w:rsidR="00093834" w:rsidRDefault="005A0574" w:rsidP="004E6A1D">
      <w:pPr>
        <w:pStyle w:val="Subtitle"/>
      </w:pPr>
      <w:r>
        <w:t xml:space="preserve">Identifying and correcting issues in Ascension’s </w:t>
      </w:r>
      <w:ins w:id="0" w:author="Claude" w:date="2026-06-26T21:05:00Z">
        <w:r>
          <w:t>2024 AHCA hospital safety culture submission</w:t>
        </w:r>
      </w:ins>
    </w:p>
    <w:p w14:paraId="4112AF05" w14:textId="4D0F4B54" w:rsidR="00093834" w:rsidRDefault="005A0574">
      <w:pPr>
        <w:spacing w:after="60"/>
      </w:pPr>
      <w:r>
        <w:rPr>
          <w:caps/>
          <w:color w:val="6B7280"/>
          <w:spacing w:val="40"/>
          <w:sz w:val="18"/>
          <w:szCs w:val="18"/>
        </w:rPr>
        <w:t xml:space="preserve">Prepared by: </w:t>
      </w:r>
      <w:r>
        <w:rPr>
          <w:b/>
          <w:bCs/>
        </w:rPr>
        <w:t>Beterra Health</w:t>
      </w:r>
    </w:p>
    <w:p w14:paraId="04D1295D" w14:textId="02AEFF4C" w:rsidR="00093834" w:rsidRDefault="005A0574">
      <w:pPr>
        <w:spacing w:after="60"/>
      </w:pPr>
      <w:r>
        <w:rPr>
          <w:caps/>
          <w:color w:val="6B7280"/>
          <w:spacing w:val="40"/>
          <w:sz w:val="18"/>
          <w:szCs w:val="18"/>
        </w:rPr>
        <w:t xml:space="preserve">Date: </w:t>
      </w:r>
      <w:r>
        <w:rPr>
          <w:b/>
          <w:bCs/>
        </w:rPr>
        <w:t>June 2026</w:t>
      </w:r>
    </w:p>
    <w:p w14:paraId="672C8064" w14:textId="72B6A29E" w:rsidR="00093834" w:rsidRDefault="005A0574">
      <w:pPr>
        <w:spacing w:after="60"/>
      </w:pPr>
      <w:r>
        <w:rPr>
          <w:caps/>
          <w:color w:val="6B7280"/>
          <w:spacing w:val="40"/>
          <w:sz w:val="18"/>
          <w:szCs w:val="18"/>
        </w:rPr>
        <w:t xml:space="preserve">For: </w:t>
      </w:r>
      <w:r>
        <w:rPr>
          <w:b/>
          <w:bCs/>
        </w:rPr>
        <w:t>Ascension Florida Leadership</w:t>
      </w:r>
    </w:p>
    <w:p w14:paraId="31467198" w14:textId="77777777" w:rsidR="00093834" w:rsidRDefault="00093834">
      <w:pPr>
        <w:pageBreakBefore/>
      </w:pPr>
    </w:p>
    <w:p w14:paraId="768091F5" w14:textId="77777777" w:rsidR="00093834" w:rsidRDefault="005A0574">
      <w:pPr>
        <w:pStyle w:val="Eyebrow"/>
      </w:pPr>
      <w:r>
        <w:t>Section 1</w:t>
      </w:r>
    </w:p>
    <w:p w14:paraId="3D6C579E" w14:textId="77777777" w:rsidR="00093834" w:rsidRDefault="005A0574">
      <w:pPr>
        <w:pStyle w:val="Heading1"/>
      </w:pPr>
      <w:commentRangeStart w:id="1"/>
      <w:r>
        <w:t>Executive summary</w:t>
      </w:r>
      <w:commentRangeEnd w:id="1"/>
      <w:r w:rsidR="00793E6E">
        <w:rPr>
          <w:rStyle w:val="CommentReference"/>
          <w:sz w:val="40"/>
          <w:szCs w:val="40"/>
        </w:rPr>
        <w:commentReference w:id="1"/>
      </w:r>
    </w:p>
    <w:p w14:paraId="63B3146A" w14:textId="501D81AE" w:rsidR="008012A3" w:rsidRDefault="00FF29CD">
      <w:r>
        <w:t>Problem</w:t>
      </w:r>
    </w:p>
    <w:p w14:paraId="2CAB9333" w14:textId="3BB5F1A1" w:rsidR="00FF29CD" w:rsidRDefault="00A50534">
      <w:r>
        <w:t>…</w:t>
      </w:r>
    </w:p>
    <w:p w14:paraId="74D95C4F" w14:textId="77777777" w:rsidR="00A50534" w:rsidRDefault="00A50534"/>
    <w:p w14:paraId="655351C7" w14:textId="22E4FBD3" w:rsidR="00FF29CD" w:rsidRDefault="00FF29CD">
      <w:r>
        <w:t>Solution</w:t>
      </w:r>
    </w:p>
    <w:p w14:paraId="4971FE00" w14:textId="06491E9D" w:rsidR="00FF29CD" w:rsidRDefault="00A50534">
      <w:r>
        <w:t>…</w:t>
      </w:r>
    </w:p>
    <w:p w14:paraId="23EFD936" w14:textId="77777777" w:rsidR="00A50534" w:rsidRDefault="00A50534"/>
    <w:p w14:paraId="2D397F96" w14:textId="3B75124C" w:rsidR="00FF29CD" w:rsidRDefault="00FF29CD">
      <w:r>
        <w:t>Results</w:t>
      </w:r>
    </w:p>
    <w:p w14:paraId="34802E3D" w14:textId="027D1DF0" w:rsidR="00FF29CD" w:rsidRDefault="00A50534">
      <w:r>
        <w:t>…</w:t>
      </w:r>
    </w:p>
    <w:p w14:paraId="2A8F741D" w14:textId="77777777" w:rsidR="00A50534" w:rsidRDefault="00A50534"/>
    <w:p w14:paraId="6891D9FF" w14:textId="15FF102A" w:rsidR="00C81087" w:rsidRDefault="00A50534">
      <w:r>
        <w:t>Next Steps</w:t>
      </w:r>
    </w:p>
    <w:p w14:paraId="4A210E13" w14:textId="508FBD3B" w:rsidR="00A50534" w:rsidRDefault="00A50534">
      <w:r>
        <w:t>…</w:t>
      </w:r>
    </w:p>
    <w:p w14:paraId="45AAD712" w14:textId="77777777" w:rsidR="00C81087" w:rsidRDefault="00C81087"/>
    <w:tbl>
      <w:tblPr>
        <w:tblW w:w="93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60"/>
      </w:tblGrid>
      <w:tr w:rsidR="00093834" w14:paraId="2A5D8899" w14:textId="77777777">
        <w:tc>
          <w:tcPr>
            <w:tcW w:w="9360" w:type="dxa"/>
            <w:tcBorders>
              <w:top w:val="none" w:sz="0" w:space="0" w:color="FFFFFF"/>
              <w:left w:val="none" w:sz="0" w:space="0" w:color="FFFFFF"/>
              <w:bottom w:val="none" w:sz="0" w:space="0" w:color="FFFFFF"/>
              <w:right w:val="none" w:sz="0" w:space="0" w:color="FFFFFF"/>
            </w:tcBorders>
            <w:shd w:val="clear" w:color="auto" w:fill="49B19A"/>
            <w:tcMar>
              <w:top w:w="240" w:type="dxa"/>
              <w:left w:w="360" w:type="dxa"/>
              <w:bottom w:w="240" w:type="dxa"/>
              <w:right w:w="360" w:type="dxa"/>
            </w:tcMar>
          </w:tcPr>
          <w:p w14:paraId="250276AF" w14:textId="77777777" w:rsidR="00093834" w:rsidRDefault="005A0574">
            <w:pPr>
              <w:spacing w:after="60"/>
            </w:pPr>
            <w:r>
              <w:rPr>
                <w:b/>
                <w:bCs/>
                <w:caps/>
                <w:color w:val="ADE2B6"/>
                <w:spacing w:val="60"/>
                <w:sz w:val="18"/>
                <w:szCs w:val="18"/>
              </w:rPr>
              <w:t>Key takeaway</w:t>
            </w:r>
          </w:p>
          <w:p w14:paraId="6A8FD14E" w14:textId="1860662A" w:rsidR="00093834" w:rsidRDefault="00A50534">
            <w:pPr>
              <w:pStyle w:val="CalloutText"/>
            </w:pPr>
            <w:r>
              <w:t>Ascension’s reverse-worded questions were incorrectly coded in the 2024 AHCA submission across all eight facilities and can be corrected for resubmission. The correction improves the results of all eight hospitals.</w:t>
            </w:r>
          </w:p>
        </w:tc>
      </w:tr>
    </w:tbl>
    <w:p w14:paraId="614E1CFD" w14:textId="77777777" w:rsidR="00093834" w:rsidRDefault="00093834"/>
    <w:p w14:paraId="0CBAF3B9" w14:textId="77777777" w:rsidR="00093834" w:rsidRDefault="005A0574">
      <w:pPr>
        <w:pStyle w:val="Eyebrow"/>
      </w:pPr>
      <w:r>
        <w:t>Section 2</w:t>
      </w:r>
    </w:p>
    <w:p w14:paraId="2DCE048E" w14:textId="246D87CD" w:rsidR="00C81087" w:rsidRDefault="005A0574" w:rsidP="008630A2">
      <w:pPr>
        <w:pStyle w:val="Heading1"/>
      </w:pPr>
      <w:r>
        <w:t>Background and scope</w:t>
      </w:r>
    </w:p>
    <w:p w14:paraId="3F48E14B" w14:textId="77777777" w:rsidR="00FF29CD" w:rsidRDefault="00C81087" w:rsidP="00C81087">
      <w:r>
        <w:t xml:space="preserve">In September 2024, Ascension administered the AHRQ Hospital Survey on Patient Safety Culture (HSOPS) across eight hospitals and submitted the results to the Florida Agency for Health Care Administration (AHCA). The hospitals include: Pensacola, Gulf, Emerald Coast, and Bay, St. Vincent’s Southside (St. Luke’s), Riverside (St. Vincent’s Medical Center), Clay County, and St. John’s County. </w:t>
      </w:r>
    </w:p>
    <w:p w14:paraId="61489BEA" w14:textId="77777777" w:rsidR="00FF29CD" w:rsidRDefault="00FF29CD" w:rsidP="00C81087"/>
    <w:p w14:paraId="73B413CD" w14:textId="70224A31" w:rsidR="000979B7" w:rsidRDefault="00C81087">
      <w:r>
        <w:t>During the Florida Safe Culture</w:t>
      </w:r>
      <w:r>
        <w:rPr>
          <w:rStyle w:val="FootnoteReference"/>
        </w:rPr>
        <w:footnoteReference w:id="1"/>
      </w:r>
      <w:r>
        <w:t xml:space="preserve"> platform roll out, Beterra identified unusual data patterns that pointed to source data errors for Ascension. The hypothesis is negatively-worded (“reverse-worded”) questions had their responses inverted at the response level before scoring. Inverting the responses to negatively-worded questions distorted  8/10 composite measures across all eight hospitals </w:t>
      </w:r>
      <w:ins w:id="2" w:author="Claude" w:date="2026-06-26T21:05:00Z">
        <w:r>
          <w:t>depressing the results.</w:t>
        </w:r>
      </w:ins>
    </w:p>
    <w:p w14:paraId="14ED9272" w14:textId="77777777" w:rsidR="00FF29CD" w:rsidRDefault="00FF29CD"/>
    <w:p w14:paraId="20F50C5D" w14:textId="30EE070D" w:rsidR="00D52BF3" w:rsidRDefault="00D52BF3">
      <w:r>
        <w:rPr>
          <w:noProof/>
        </w:rPr>
        <w:lastRenderedPageBreak/>
        <w:drawing>
          <wp:inline distT="0" distB="0" distL="0" distR="0" wp14:anchorId="36915038" wp14:editId="1BAADAD5">
            <wp:extent cx="5798634" cy="2162810"/>
            <wp:effectExtent l="0" t="0" r="5715" b="0"/>
            <wp:docPr id="9793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39172" name=""/>
                    <pic:cNvPicPr/>
                  </pic:nvPicPr>
                  <pic:blipFill rotWithShape="1">
                    <a:blip r:embed="rId15"/>
                    <a:srcRect l="1201" t="1395" r="1187" b="1931"/>
                    <a:stretch>
                      <a:fillRect/>
                    </a:stretch>
                  </pic:blipFill>
                  <pic:spPr bwMode="auto">
                    <a:xfrm>
                      <a:off x="0" y="0"/>
                      <a:ext cx="5801666" cy="2163941"/>
                    </a:xfrm>
                    <a:prstGeom prst="rect">
                      <a:avLst/>
                    </a:prstGeom>
                    <a:ln>
                      <a:noFill/>
                    </a:ln>
                    <a:extLst>
                      <a:ext uri="{53640926-AAD7-44D8-BBD7-CCE9431645EC}">
                        <a14:shadowObscured xmlns:a14="http://schemas.microsoft.com/office/drawing/2010/main"/>
                      </a:ext>
                    </a:extLst>
                  </pic:spPr>
                </pic:pic>
              </a:graphicData>
            </a:graphic>
          </wp:inline>
        </w:drawing>
      </w:r>
    </w:p>
    <w:p w14:paraId="4EC385ED" w14:textId="5CFBF714" w:rsidR="00D52BF3" w:rsidRDefault="00021B64" w:rsidP="00A50534">
      <w:pPr>
        <w:pStyle w:val="Caption"/>
      </w:pPr>
      <w:r>
        <w:t xml:space="preserve">Figure 1: Florida Hospital Compare – distribution with Ascension facilities showing the low scoring across all eight </w:t>
      </w:r>
      <w:r>
        <w:rPr>
          <w:rStyle w:val="FootnoteReference"/>
        </w:rPr>
        <w:footnoteReference w:id="2"/>
      </w:r>
    </w:p>
    <w:p w14:paraId="5F340F8D" w14:textId="19051705" w:rsidR="00D52BF3" w:rsidRDefault="00D52BF3">
      <w:r>
        <w:rPr>
          <w:noProof/>
        </w:rPr>
        <w:drawing>
          <wp:inline distT="0" distB="0" distL="0" distR="0" wp14:anchorId="7350CC57" wp14:editId="49C00F2F">
            <wp:extent cx="5798185" cy="2105025"/>
            <wp:effectExtent l="0" t="0" r="5715" b="3175"/>
            <wp:docPr id="138310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08208" name=""/>
                    <pic:cNvPicPr/>
                  </pic:nvPicPr>
                  <pic:blipFill rotWithShape="1">
                    <a:blip r:embed="rId16"/>
                    <a:srcRect l="1275" t="1633" r="1129" b="1959"/>
                    <a:stretch>
                      <a:fillRect/>
                    </a:stretch>
                  </pic:blipFill>
                  <pic:spPr bwMode="auto">
                    <a:xfrm>
                      <a:off x="0" y="0"/>
                      <a:ext cx="5800686" cy="2105933"/>
                    </a:xfrm>
                    <a:prstGeom prst="rect">
                      <a:avLst/>
                    </a:prstGeom>
                    <a:ln>
                      <a:noFill/>
                    </a:ln>
                    <a:extLst>
                      <a:ext uri="{53640926-AAD7-44D8-BBD7-CCE9431645EC}">
                        <a14:shadowObscured xmlns:a14="http://schemas.microsoft.com/office/drawing/2010/main"/>
                      </a:ext>
                    </a:extLst>
                  </pic:spPr>
                </pic:pic>
              </a:graphicData>
            </a:graphic>
          </wp:inline>
        </w:drawing>
      </w:r>
    </w:p>
    <w:p w14:paraId="13A2F22C" w14:textId="435786B5" w:rsidR="00D52BF3" w:rsidRDefault="00021B64" w:rsidP="00A50534">
      <w:pPr>
        <w:pStyle w:val="Caption"/>
      </w:pPr>
      <w:r>
        <w:t xml:space="preserve">Figure 2: Florida Hospital Compare – </w:t>
      </w:r>
      <w:ins w:id="3" w:author="Claude" w:date="2026-06-26T21:05:00Z">
        <w:r>
          <w:t>Composite Comparison Table showing the composite-score comparison across all eight hospitals</w:t>
        </w:r>
      </w:ins>
      <w:r>
        <w:rPr>
          <w:rStyle w:val="FootnoteReference"/>
        </w:rPr>
        <w:footnoteReference w:id="3"/>
      </w:r>
    </w:p>
    <w:p w14:paraId="6AF283F0" w14:textId="40308E93" w:rsidR="00FF29CD" w:rsidRDefault="00FF29CD">
      <w:r>
        <w:t>While Ascension surveyed across multiple types of facilities and survey instruments, this review is scoped to the eight hospitals and the AHRQ Hospital Survey on Patient Safety Culture (HSOPS), which is the level at which data is submitted to AHCA. Other care settings are out of scope. It documents, from the ground up, how the data moved from collection to submission, which questions are affected and why, and the difference between the figures as originally submitted and the corrected results.</w:t>
      </w:r>
    </w:p>
    <w:tbl>
      <w:tblPr>
        <w:tblpPr w:leftFromText="180" w:rightFromText="180" w:vertAnchor="text" w:horzAnchor="margin" w:tblpY="372"/>
        <w:tblW w:w="93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60"/>
      </w:tblGrid>
      <w:tr w:rsidR="00BE32FC" w14:paraId="61DE0664" w14:textId="77777777" w:rsidTr="00F778A2">
        <w:trPr>
          <w:trHeight w:val="20"/>
        </w:trPr>
        <w:tc>
          <w:tcPr>
            <w:tcW w:w="9360" w:type="dxa"/>
            <w:tcBorders>
              <w:top w:val="none" w:sz="0" w:space="0" w:color="FFFFFF"/>
              <w:left w:val="none" w:sz="0" w:space="0" w:color="FFFFFF"/>
              <w:bottom w:val="none" w:sz="0" w:space="0" w:color="FFFFFF"/>
              <w:right w:val="none" w:sz="0" w:space="0" w:color="FFFFFF"/>
            </w:tcBorders>
            <w:shd w:val="clear" w:color="auto" w:fill="49B19A"/>
            <w:tcMar>
              <w:top w:w="240" w:type="dxa"/>
              <w:left w:w="360" w:type="dxa"/>
              <w:bottom w:w="240" w:type="dxa"/>
              <w:right w:w="360" w:type="dxa"/>
            </w:tcMar>
          </w:tcPr>
          <w:p w14:paraId="2B3CA2DD" w14:textId="5A8C9B16" w:rsidR="00BE32FC" w:rsidRDefault="004E6A1D" w:rsidP="00F778A2">
            <w:pPr>
              <w:spacing w:after="60"/>
            </w:pPr>
            <w:r>
              <w:rPr>
                <w:b/>
                <w:bCs/>
                <w:caps/>
                <w:color w:val="ADE2B6"/>
                <w:spacing w:val="60"/>
                <w:sz w:val="18"/>
                <w:szCs w:val="18"/>
              </w:rPr>
              <w:t>Highlight</w:t>
            </w:r>
          </w:p>
          <w:p w14:paraId="5040D2A6" w14:textId="2FC06640" w:rsidR="00BE32FC" w:rsidRDefault="004E6A1D" w:rsidP="00F778A2">
            <w:pPr>
              <w:pStyle w:val="CalloutText"/>
            </w:pPr>
            <w:r>
              <w:t>Hypothesis: Were reverse-worded questions scored incorrectly at the point of the AHCA data submission for Ascension across facilities?</w:t>
            </w:r>
          </w:p>
        </w:tc>
      </w:tr>
    </w:tbl>
    <w:p w14:paraId="4D8CBD07" w14:textId="77777777" w:rsidR="00BE32FC" w:rsidRDefault="00BE32FC">
      <w:pPr>
        <w:pStyle w:val="Eyebrow"/>
      </w:pPr>
    </w:p>
    <w:p w14:paraId="72B4E100" w14:textId="28292568" w:rsidR="00093834" w:rsidRDefault="005A0574">
      <w:pPr>
        <w:pStyle w:val="Eyebrow"/>
      </w:pPr>
      <w:r>
        <w:t>Section 3</w:t>
      </w:r>
    </w:p>
    <w:p w14:paraId="7944DE7B" w14:textId="46380BC5" w:rsidR="00C81087" w:rsidRDefault="004D633B" w:rsidP="00C81087">
      <w:pPr>
        <w:pStyle w:val="Heading1"/>
      </w:pPr>
      <w:r>
        <w:lastRenderedPageBreak/>
        <w:t>Scoring the Survey</w:t>
      </w:r>
    </w:p>
    <w:p w14:paraId="2BAE6607" w14:textId="0D1E7D0E" w:rsidR="00C81087" w:rsidRDefault="00EA2AC8">
      <w:r>
        <w:t xml:space="preserve">The AHRQ HSOPS survey includes thirty Likert questions in scope (the two Reporting Patient Safety Events items use a separate frequency scale, for thirty-two scored questions in total), and each question uses a five-point Likert scale (1 = strongly disagree to 5 = strongly agree). AHCA reports each result as a “percent positive response” (PPR): the number of positive responses divided by all responses, with neutral ("3") responses counted in the denominator. </w:t>
      </w:r>
    </w:p>
    <w:p w14:paraId="25999002" w14:textId="77777777" w:rsidR="00C81087" w:rsidRDefault="00C81087"/>
    <w:p w14:paraId="4D70C20B" w14:textId="3175DC94" w:rsidR="00C81087" w:rsidRDefault="00C81087">
      <w:r>
        <w:t xml:space="preserve">The definition is the same for every question, but which responses count as positive depends on how the question is worded. Of the thirty Likert questions, seventeen are </w:t>
      </w:r>
      <w:r>
        <w:rPr>
          <w:b/>
          <w:bCs/>
        </w:rPr>
        <w:t>positively worded</w:t>
      </w:r>
      <w:r>
        <w:t xml:space="preserve"> (e.g., "We work together as an effective team"), where "agree" (4) or "strongly agree" (5) is counted towards the PPR calculation. Thirteen are </w:t>
      </w:r>
      <w:r>
        <w:rPr>
          <w:b/>
          <w:bCs/>
        </w:rPr>
        <w:t>negatively worded</w:t>
      </w:r>
      <w:r>
        <w:t xml:space="preserve"> (e.g., "Staff feel like their mistakes are held against them"), where agreement is unfavorable, so "disagree" (2) or "strongly disagree" (1) is counted towards the PPR. </w:t>
      </w:r>
    </w:p>
    <w:p w14:paraId="3D27895A" w14:textId="77777777" w:rsidR="00093834" w:rsidRDefault="005A0574">
      <w:pPr>
        <w:pStyle w:val="Heading2"/>
      </w:pPr>
      <w:r>
        <w:t>Composites and where the reverse-worded questions sit</w:t>
      </w:r>
    </w:p>
    <w:p w14:paraId="30CD0AD4" w14:textId="5829D69E" w:rsidR="00093834" w:rsidRDefault="005A0574">
      <w:r>
        <w:t>The Likert questions roll up into ten categories or “composites”. The table shows how many questions each contain and how many are reverse-worded. This determines whether the hypothesized error can affect that composite. The composites show 8/10 are affected by reverse-worded coding.</w:t>
      </w:r>
    </w:p>
    <w:p w14:paraId="07071C6D" w14:textId="77777777" w:rsidR="007133E2" w:rsidRDefault="007133E2"/>
    <w:tbl>
      <w:tblPr>
        <w:tblW w:w="9355" w:type="dxa"/>
        <w:tblLook w:val="04A0" w:firstRow="1" w:lastRow="0" w:firstColumn="1" w:lastColumn="0" w:noHBand="0" w:noVBand="1"/>
      </w:tblPr>
      <w:tblGrid>
        <w:gridCol w:w="4203"/>
        <w:gridCol w:w="1043"/>
        <w:gridCol w:w="1049"/>
        <w:gridCol w:w="1170"/>
        <w:gridCol w:w="1890"/>
      </w:tblGrid>
      <w:tr w:rsidR="006D7EB0" w14:paraId="1A80C6B4" w14:textId="77777777" w:rsidTr="006D7EB0">
        <w:tc>
          <w:tcPr>
            <w:tcW w:w="4203"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14:paraId="45252548" w14:textId="77777777" w:rsidR="006D7EB0" w:rsidRPr="000979B7" w:rsidRDefault="006D7EB0">
            <w:pPr>
              <w:rPr>
                <w:sz w:val="18"/>
                <w:szCs w:val="18"/>
              </w:rPr>
            </w:pPr>
            <w:r>
              <w:rPr>
                <w:b/>
                <w:bCs/>
                <w:sz w:val="18"/>
                <w:szCs w:val="18"/>
              </w:rPr>
              <w:t>Composite</w:t>
            </w:r>
          </w:p>
        </w:tc>
        <w:tc>
          <w:tcPr>
            <w:tcW w:w="1043"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14:paraId="3D1412D3" w14:textId="449BB67B" w:rsidR="006D7EB0" w:rsidRPr="000979B7" w:rsidRDefault="006D7EB0">
            <w:pPr>
              <w:jc w:val="center"/>
              <w:rPr>
                <w:sz w:val="18"/>
                <w:szCs w:val="18"/>
              </w:rPr>
            </w:pPr>
            <w:r>
              <w:rPr>
                <w:b/>
                <w:bCs/>
                <w:sz w:val="18"/>
                <w:szCs w:val="18"/>
              </w:rPr>
              <w:t>Total Questions</w:t>
            </w:r>
          </w:p>
        </w:tc>
        <w:tc>
          <w:tcPr>
            <w:tcW w:w="1049" w:type="dxa"/>
            <w:tcBorders>
              <w:top w:val="single" w:sz="4" w:space="0" w:color="D9D9D9"/>
              <w:left w:val="single" w:sz="4" w:space="0" w:color="D9D9D9"/>
              <w:bottom w:val="single" w:sz="4" w:space="0" w:color="D9D9D9"/>
              <w:right w:val="single" w:sz="4" w:space="0" w:color="D9D9D9"/>
            </w:tcBorders>
            <w:shd w:val="clear" w:color="auto" w:fill="49B19A"/>
          </w:tcPr>
          <w:p w14:paraId="1F314365" w14:textId="183A47D7" w:rsidR="006D7EB0" w:rsidRPr="000979B7" w:rsidRDefault="006D7EB0">
            <w:pPr>
              <w:jc w:val="center"/>
              <w:rPr>
                <w:b/>
                <w:bCs/>
                <w:sz w:val="18"/>
                <w:szCs w:val="18"/>
              </w:rPr>
            </w:pPr>
            <w:r>
              <w:rPr>
                <w:b/>
                <w:bCs/>
                <w:sz w:val="18"/>
                <w:szCs w:val="18"/>
              </w:rPr>
              <w:t>Positive-worded</w:t>
            </w:r>
          </w:p>
        </w:tc>
        <w:tc>
          <w:tcPr>
            <w:tcW w:w="1170"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14:paraId="4622F00F" w14:textId="16DC5EE5" w:rsidR="006D7EB0" w:rsidRPr="000979B7" w:rsidRDefault="006D7EB0">
            <w:pPr>
              <w:jc w:val="center"/>
              <w:rPr>
                <w:sz w:val="18"/>
                <w:szCs w:val="18"/>
              </w:rPr>
            </w:pPr>
            <w:r>
              <w:rPr>
                <w:b/>
                <w:bCs/>
                <w:sz w:val="18"/>
                <w:szCs w:val="18"/>
              </w:rPr>
              <w:t>Reverse-worded</w:t>
            </w:r>
          </w:p>
        </w:tc>
        <w:tc>
          <w:tcPr>
            <w:tcW w:w="1890"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14:paraId="45604D42" w14:textId="77777777" w:rsidR="006D7EB0" w:rsidRPr="000979B7" w:rsidRDefault="006D7EB0">
            <w:pPr>
              <w:jc w:val="center"/>
              <w:rPr>
                <w:sz w:val="18"/>
                <w:szCs w:val="18"/>
              </w:rPr>
            </w:pPr>
            <w:r>
              <w:rPr>
                <w:b/>
                <w:bCs/>
                <w:sz w:val="18"/>
                <w:szCs w:val="18"/>
              </w:rPr>
              <w:t>Affected?</w:t>
            </w:r>
          </w:p>
        </w:tc>
      </w:tr>
      <w:tr w:rsidR="006D7EB0" w14:paraId="348418A9" w14:textId="77777777" w:rsidTr="006D7EB0">
        <w:tc>
          <w:tcPr>
            <w:tcW w:w="4203"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5953A62E" w14:textId="77777777" w:rsidR="006D7EB0" w:rsidRPr="000979B7" w:rsidRDefault="006D7EB0">
            <w:pPr>
              <w:rPr>
                <w:sz w:val="18"/>
                <w:szCs w:val="18"/>
              </w:rPr>
            </w:pPr>
            <w:r>
              <w:rPr>
                <w:sz w:val="18"/>
                <w:szCs w:val="18"/>
              </w:rPr>
              <w:t>Teamwork</w:t>
            </w:r>
          </w:p>
        </w:tc>
        <w:tc>
          <w:tcPr>
            <w:tcW w:w="1043"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791B14CA" w14:textId="77777777" w:rsidR="006D7EB0" w:rsidRPr="000979B7" w:rsidRDefault="006D7EB0">
            <w:pPr>
              <w:jc w:val="center"/>
              <w:rPr>
                <w:sz w:val="18"/>
                <w:szCs w:val="18"/>
              </w:rPr>
            </w:pPr>
            <w:r>
              <w:rPr>
                <w:sz w:val="18"/>
                <w:szCs w:val="18"/>
              </w:rPr>
              <w:t>3</w:t>
            </w:r>
          </w:p>
        </w:tc>
        <w:tc>
          <w:tcPr>
            <w:tcW w:w="1049" w:type="dxa"/>
            <w:tcBorders>
              <w:top w:val="single" w:sz="4" w:space="0" w:color="D9D9D9"/>
              <w:left w:val="single" w:sz="4" w:space="0" w:color="D9D9D9"/>
              <w:bottom w:val="single" w:sz="4" w:space="0" w:color="D9D9D9"/>
              <w:right w:val="single" w:sz="4" w:space="0" w:color="D9D9D9"/>
            </w:tcBorders>
          </w:tcPr>
          <w:p w14:paraId="7348CC0D" w14:textId="0D4FC200" w:rsidR="006D7EB0" w:rsidRPr="000979B7" w:rsidRDefault="006D7EB0">
            <w:pPr>
              <w:jc w:val="center"/>
              <w:rPr>
                <w:sz w:val="18"/>
                <w:szCs w:val="18"/>
              </w:rPr>
            </w:pPr>
            <w:r>
              <w:rPr>
                <w:sz w:val="18"/>
                <w:szCs w:val="18"/>
              </w:rPr>
              <w:t>2</w:t>
            </w:r>
          </w:p>
        </w:tc>
        <w:tc>
          <w:tcPr>
            <w:tcW w:w="117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1EF980AC" w14:textId="3FF3491E" w:rsidR="006D7EB0" w:rsidRPr="000979B7" w:rsidRDefault="006D7EB0">
            <w:pPr>
              <w:jc w:val="center"/>
              <w:rPr>
                <w:sz w:val="18"/>
                <w:szCs w:val="18"/>
              </w:rPr>
            </w:pPr>
            <w:r>
              <w:rPr>
                <w:sz w:val="18"/>
                <w:szCs w:val="18"/>
              </w:rPr>
              <w:t>1</w:t>
            </w:r>
          </w:p>
        </w:tc>
        <w:tc>
          <w:tcPr>
            <w:tcW w:w="189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64CA008D" w14:textId="77777777" w:rsidR="006D7EB0" w:rsidRPr="000979B7" w:rsidRDefault="006D7EB0">
            <w:pPr>
              <w:jc w:val="center"/>
              <w:rPr>
                <w:sz w:val="18"/>
                <w:szCs w:val="18"/>
              </w:rPr>
            </w:pPr>
            <w:r>
              <w:rPr>
                <w:sz w:val="18"/>
                <w:szCs w:val="18"/>
              </w:rPr>
              <w:t>Yes</w:t>
            </w:r>
          </w:p>
        </w:tc>
      </w:tr>
      <w:tr w:rsidR="006D7EB0" w14:paraId="52945EDC" w14:textId="77777777" w:rsidTr="006D7EB0">
        <w:tc>
          <w:tcPr>
            <w:tcW w:w="4203"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4AB2D366" w14:textId="77777777" w:rsidR="006D7EB0" w:rsidRPr="000979B7" w:rsidRDefault="006D7EB0">
            <w:pPr>
              <w:rPr>
                <w:sz w:val="18"/>
                <w:szCs w:val="18"/>
              </w:rPr>
            </w:pPr>
            <w:r>
              <w:rPr>
                <w:sz w:val="18"/>
                <w:szCs w:val="18"/>
              </w:rPr>
              <w:t>Staffing and Work Pace</w:t>
            </w:r>
          </w:p>
        </w:tc>
        <w:tc>
          <w:tcPr>
            <w:tcW w:w="1043"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4964DF3F" w14:textId="77777777" w:rsidR="006D7EB0" w:rsidRPr="000979B7" w:rsidRDefault="006D7EB0">
            <w:pPr>
              <w:jc w:val="center"/>
              <w:rPr>
                <w:sz w:val="18"/>
                <w:szCs w:val="18"/>
              </w:rPr>
            </w:pPr>
            <w:r>
              <w:rPr>
                <w:sz w:val="18"/>
                <w:szCs w:val="18"/>
              </w:rPr>
              <w:t>4</w:t>
            </w:r>
          </w:p>
        </w:tc>
        <w:tc>
          <w:tcPr>
            <w:tcW w:w="1049" w:type="dxa"/>
            <w:tcBorders>
              <w:top w:val="single" w:sz="4" w:space="0" w:color="D9D9D9"/>
              <w:left w:val="single" w:sz="4" w:space="0" w:color="D9D9D9"/>
              <w:bottom w:val="single" w:sz="4" w:space="0" w:color="D9D9D9"/>
              <w:right w:val="single" w:sz="4" w:space="0" w:color="D9D9D9"/>
            </w:tcBorders>
          </w:tcPr>
          <w:p w14:paraId="1DD89113" w14:textId="47D23EEF" w:rsidR="006D7EB0" w:rsidRPr="000979B7" w:rsidRDefault="006D7EB0">
            <w:pPr>
              <w:jc w:val="center"/>
              <w:rPr>
                <w:sz w:val="18"/>
                <w:szCs w:val="18"/>
              </w:rPr>
            </w:pPr>
            <w:r>
              <w:rPr>
                <w:sz w:val="18"/>
                <w:szCs w:val="18"/>
              </w:rPr>
              <w:t>1</w:t>
            </w:r>
          </w:p>
        </w:tc>
        <w:tc>
          <w:tcPr>
            <w:tcW w:w="117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3DD56301" w14:textId="4AC90BDA" w:rsidR="006D7EB0" w:rsidRPr="000979B7" w:rsidRDefault="006D7EB0">
            <w:pPr>
              <w:jc w:val="center"/>
              <w:rPr>
                <w:sz w:val="18"/>
                <w:szCs w:val="18"/>
              </w:rPr>
            </w:pPr>
            <w:r>
              <w:rPr>
                <w:sz w:val="18"/>
                <w:szCs w:val="18"/>
              </w:rPr>
              <w:t>3</w:t>
            </w:r>
          </w:p>
        </w:tc>
        <w:tc>
          <w:tcPr>
            <w:tcW w:w="189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3E440584" w14:textId="77777777" w:rsidR="006D7EB0" w:rsidRPr="000979B7" w:rsidRDefault="006D7EB0">
            <w:pPr>
              <w:jc w:val="center"/>
              <w:rPr>
                <w:sz w:val="18"/>
                <w:szCs w:val="18"/>
              </w:rPr>
            </w:pPr>
            <w:r>
              <w:rPr>
                <w:sz w:val="18"/>
                <w:szCs w:val="18"/>
              </w:rPr>
              <w:t>Yes</w:t>
            </w:r>
          </w:p>
        </w:tc>
      </w:tr>
      <w:tr w:rsidR="006D7EB0" w14:paraId="2BCFC9D4" w14:textId="77777777" w:rsidTr="006D7EB0">
        <w:tc>
          <w:tcPr>
            <w:tcW w:w="4203"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210809D2" w14:textId="77777777" w:rsidR="006D7EB0" w:rsidRPr="000979B7" w:rsidRDefault="006D7EB0">
            <w:pPr>
              <w:rPr>
                <w:sz w:val="18"/>
                <w:szCs w:val="18"/>
              </w:rPr>
            </w:pPr>
            <w:r>
              <w:rPr>
                <w:sz w:val="18"/>
                <w:szCs w:val="18"/>
              </w:rPr>
              <w:t>Organizational Learning – Continuous Improvement</w:t>
            </w:r>
          </w:p>
        </w:tc>
        <w:tc>
          <w:tcPr>
            <w:tcW w:w="1043"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4C6D8658" w14:textId="77777777" w:rsidR="006D7EB0" w:rsidRPr="000979B7" w:rsidRDefault="006D7EB0">
            <w:pPr>
              <w:jc w:val="center"/>
              <w:rPr>
                <w:sz w:val="18"/>
                <w:szCs w:val="18"/>
              </w:rPr>
            </w:pPr>
            <w:r>
              <w:rPr>
                <w:sz w:val="18"/>
                <w:szCs w:val="18"/>
              </w:rPr>
              <w:t>3</w:t>
            </w:r>
          </w:p>
        </w:tc>
        <w:tc>
          <w:tcPr>
            <w:tcW w:w="1049" w:type="dxa"/>
            <w:tcBorders>
              <w:top w:val="single" w:sz="4" w:space="0" w:color="D9D9D9"/>
              <w:left w:val="single" w:sz="4" w:space="0" w:color="D9D9D9"/>
              <w:bottom w:val="single" w:sz="4" w:space="0" w:color="D9D9D9"/>
              <w:right w:val="single" w:sz="4" w:space="0" w:color="D9D9D9"/>
            </w:tcBorders>
          </w:tcPr>
          <w:p w14:paraId="41E1D5EA" w14:textId="67C534DB" w:rsidR="006D7EB0" w:rsidRPr="000979B7" w:rsidRDefault="006D7EB0">
            <w:pPr>
              <w:jc w:val="center"/>
              <w:rPr>
                <w:sz w:val="18"/>
                <w:szCs w:val="18"/>
              </w:rPr>
            </w:pPr>
            <w:r>
              <w:rPr>
                <w:sz w:val="18"/>
                <w:szCs w:val="18"/>
              </w:rPr>
              <w:t>2</w:t>
            </w:r>
          </w:p>
        </w:tc>
        <w:tc>
          <w:tcPr>
            <w:tcW w:w="117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20C7BBA2" w14:textId="18424871" w:rsidR="006D7EB0" w:rsidRPr="000979B7" w:rsidRDefault="006D7EB0">
            <w:pPr>
              <w:jc w:val="center"/>
              <w:rPr>
                <w:sz w:val="18"/>
                <w:szCs w:val="18"/>
              </w:rPr>
            </w:pPr>
            <w:r>
              <w:rPr>
                <w:sz w:val="18"/>
                <w:szCs w:val="18"/>
              </w:rPr>
              <w:t>1</w:t>
            </w:r>
          </w:p>
        </w:tc>
        <w:tc>
          <w:tcPr>
            <w:tcW w:w="189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2975EB47" w14:textId="77777777" w:rsidR="006D7EB0" w:rsidRPr="000979B7" w:rsidRDefault="006D7EB0">
            <w:pPr>
              <w:jc w:val="center"/>
              <w:rPr>
                <w:sz w:val="18"/>
                <w:szCs w:val="18"/>
              </w:rPr>
            </w:pPr>
            <w:r>
              <w:rPr>
                <w:sz w:val="18"/>
                <w:szCs w:val="18"/>
              </w:rPr>
              <w:t>Yes</w:t>
            </w:r>
          </w:p>
        </w:tc>
      </w:tr>
      <w:tr w:rsidR="006D7EB0" w14:paraId="2EAA9577" w14:textId="77777777" w:rsidTr="006D7EB0">
        <w:tc>
          <w:tcPr>
            <w:tcW w:w="4203"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5D7E84FC" w14:textId="77777777" w:rsidR="006D7EB0" w:rsidRPr="000979B7" w:rsidRDefault="006D7EB0">
            <w:pPr>
              <w:rPr>
                <w:sz w:val="18"/>
                <w:szCs w:val="18"/>
              </w:rPr>
            </w:pPr>
            <w:r>
              <w:rPr>
                <w:sz w:val="18"/>
                <w:szCs w:val="18"/>
              </w:rPr>
              <w:t>Response to Error</w:t>
            </w:r>
          </w:p>
        </w:tc>
        <w:tc>
          <w:tcPr>
            <w:tcW w:w="1043"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59C08F83" w14:textId="77777777" w:rsidR="006D7EB0" w:rsidRPr="000979B7" w:rsidRDefault="006D7EB0">
            <w:pPr>
              <w:jc w:val="center"/>
              <w:rPr>
                <w:sz w:val="18"/>
                <w:szCs w:val="18"/>
              </w:rPr>
            </w:pPr>
            <w:r>
              <w:rPr>
                <w:sz w:val="18"/>
                <w:szCs w:val="18"/>
              </w:rPr>
              <w:t>4</w:t>
            </w:r>
          </w:p>
        </w:tc>
        <w:tc>
          <w:tcPr>
            <w:tcW w:w="1049" w:type="dxa"/>
            <w:tcBorders>
              <w:top w:val="single" w:sz="4" w:space="0" w:color="D9D9D9"/>
              <w:left w:val="single" w:sz="4" w:space="0" w:color="D9D9D9"/>
              <w:bottom w:val="single" w:sz="4" w:space="0" w:color="D9D9D9"/>
              <w:right w:val="single" w:sz="4" w:space="0" w:color="D9D9D9"/>
            </w:tcBorders>
          </w:tcPr>
          <w:p w14:paraId="7A2A1B3F" w14:textId="1389B431" w:rsidR="006D7EB0" w:rsidRPr="000979B7" w:rsidRDefault="006D7EB0">
            <w:pPr>
              <w:jc w:val="center"/>
              <w:rPr>
                <w:sz w:val="18"/>
                <w:szCs w:val="18"/>
              </w:rPr>
            </w:pPr>
            <w:r>
              <w:rPr>
                <w:sz w:val="18"/>
                <w:szCs w:val="18"/>
              </w:rPr>
              <w:t>1</w:t>
            </w:r>
          </w:p>
        </w:tc>
        <w:tc>
          <w:tcPr>
            <w:tcW w:w="117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4B4E77DF" w14:textId="0FD85B0F" w:rsidR="006D7EB0" w:rsidRPr="000979B7" w:rsidRDefault="006D7EB0">
            <w:pPr>
              <w:jc w:val="center"/>
              <w:rPr>
                <w:sz w:val="18"/>
                <w:szCs w:val="18"/>
              </w:rPr>
            </w:pPr>
            <w:r>
              <w:rPr>
                <w:sz w:val="18"/>
                <w:szCs w:val="18"/>
              </w:rPr>
              <w:t>3</w:t>
            </w:r>
          </w:p>
        </w:tc>
        <w:tc>
          <w:tcPr>
            <w:tcW w:w="189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1C597357" w14:textId="77777777" w:rsidR="006D7EB0" w:rsidRPr="000979B7" w:rsidRDefault="006D7EB0">
            <w:pPr>
              <w:jc w:val="center"/>
              <w:rPr>
                <w:sz w:val="18"/>
                <w:szCs w:val="18"/>
              </w:rPr>
            </w:pPr>
            <w:r>
              <w:rPr>
                <w:sz w:val="18"/>
                <w:szCs w:val="18"/>
              </w:rPr>
              <w:t>Yes</w:t>
            </w:r>
          </w:p>
        </w:tc>
      </w:tr>
      <w:tr w:rsidR="006D7EB0" w14:paraId="022A4ABF" w14:textId="77777777" w:rsidTr="006D7EB0">
        <w:tc>
          <w:tcPr>
            <w:tcW w:w="4203"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6134CD4C" w14:textId="77777777" w:rsidR="006D7EB0" w:rsidRPr="000979B7" w:rsidRDefault="006D7EB0">
            <w:pPr>
              <w:rPr>
                <w:sz w:val="18"/>
                <w:szCs w:val="18"/>
              </w:rPr>
            </w:pPr>
            <w:r>
              <w:rPr>
                <w:sz w:val="18"/>
                <w:szCs w:val="18"/>
              </w:rPr>
              <w:t>Supervisor / Manager Support</w:t>
            </w:r>
          </w:p>
        </w:tc>
        <w:tc>
          <w:tcPr>
            <w:tcW w:w="1043"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41B4B8FF" w14:textId="77777777" w:rsidR="006D7EB0" w:rsidRPr="000979B7" w:rsidRDefault="006D7EB0">
            <w:pPr>
              <w:jc w:val="center"/>
              <w:rPr>
                <w:sz w:val="18"/>
                <w:szCs w:val="18"/>
              </w:rPr>
            </w:pPr>
            <w:r>
              <w:rPr>
                <w:sz w:val="18"/>
                <w:szCs w:val="18"/>
              </w:rPr>
              <w:t>3</w:t>
            </w:r>
          </w:p>
        </w:tc>
        <w:tc>
          <w:tcPr>
            <w:tcW w:w="1049" w:type="dxa"/>
            <w:tcBorders>
              <w:top w:val="single" w:sz="4" w:space="0" w:color="D9D9D9"/>
              <w:left w:val="single" w:sz="4" w:space="0" w:color="D9D9D9"/>
              <w:bottom w:val="single" w:sz="4" w:space="0" w:color="D9D9D9"/>
              <w:right w:val="single" w:sz="4" w:space="0" w:color="D9D9D9"/>
            </w:tcBorders>
          </w:tcPr>
          <w:p w14:paraId="6E06D7FF" w14:textId="24D26E3B" w:rsidR="006D7EB0" w:rsidRPr="000979B7" w:rsidRDefault="006D7EB0">
            <w:pPr>
              <w:jc w:val="center"/>
              <w:rPr>
                <w:sz w:val="18"/>
                <w:szCs w:val="18"/>
              </w:rPr>
            </w:pPr>
            <w:r>
              <w:rPr>
                <w:sz w:val="18"/>
                <w:szCs w:val="18"/>
              </w:rPr>
              <w:t>2</w:t>
            </w:r>
          </w:p>
        </w:tc>
        <w:tc>
          <w:tcPr>
            <w:tcW w:w="117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4D29E70D" w14:textId="3C64470F" w:rsidR="006D7EB0" w:rsidRPr="000979B7" w:rsidRDefault="006D7EB0">
            <w:pPr>
              <w:jc w:val="center"/>
              <w:rPr>
                <w:sz w:val="18"/>
                <w:szCs w:val="18"/>
              </w:rPr>
            </w:pPr>
            <w:r>
              <w:rPr>
                <w:sz w:val="18"/>
                <w:szCs w:val="18"/>
              </w:rPr>
              <w:t>1</w:t>
            </w:r>
          </w:p>
        </w:tc>
        <w:tc>
          <w:tcPr>
            <w:tcW w:w="189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5B91C473" w14:textId="77777777" w:rsidR="006D7EB0" w:rsidRPr="000979B7" w:rsidRDefault="006D7EB0">
            <w:pPr>
              <w:jc w:val="center"/>
              <w:rPr>
                <w:sz w:val="18"/>
                <w:szCs w:val="18"/>
              </w:rPr>
            </w:pPr>
            <w:r>
              <w:rPr>
                <w:sz w:val="18"/>
                <w:szCs w:val="18"/>
              </w:rPr>
              <w:t>Yes</w:t>
            </w:r>
          </w:p>
        </w:tc>
      </w:tr>
      <w:tr w:rsidR="006D7EB0" w14:paraId="10650C50" w14:textId="77777777" w:rsidTr="006D7EB0">
        <w:tc>
          <w:tcPr>
            <w:tcW w:w="4203"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2B822222" w14:textId="77777777" w:rsidR="006D7EB0" w:rsidRPr="000979B7" w:rsidRDefault="006D7EB0">
            <w:pPr>
              <w:rPr>
                <w:sz w:val="18"/>
                <w:szCs w:val="18"/>
              </w:rPr>
            </w:pPr>
            <w:r>
              <w:rPr>
                <w:sz w:val="18"/>
                <w:szCs w:val="18"/>
              </w:rPr>
              <w:t>Communication Openness</w:t>
            </w:r>
          </w:p>
        </w:tc>
        <w:tc>
          <w:tcPr>
            <w:tcW w:w="1043"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3A64344B" w14:textId="77777777" w:rsidR="006D7EB0" w:rsidRPr="000979B7" w:rsidRDefault="006D7EB0">
            <w:pPr>
              <w:jc w:val="center"/>
              <w:rPr>
                <w:sz w:val="18"/>
                <w:szCs w:val="18"/>
              </w:rPr>
            </w:pPr>
            <w:r>
              <w:rPr>
                <w:sz w:val="18"/>
                <w:szCs w:val="18"/>
              </w:rPr>
              <w:t>4</w:t>
            </w:r>
          </w:p>
        </w:tc>
        <w:tc>
          <w:tcPr>
            <w:tcW w:w="1049" w:type="dxa"/>
            <w:tcBorders>
              <w:top w:val="single" w:sz="4" w:space="0" w:color="D9D9D9"/>
              <w:left w:val="single" w:sz="4" w:space="0" w:color="D9D9D9"/>
              <w:bottom w:val="single" w:sz="4" w:space="0" w:color="D9D9D9"/>
              <w:right w:val="single" w:sz="4" w:space="0" w:color="D9D9D9"/>
            </w:tcBorders>
          </w:tcPr>
          <w:p w14:paraId="6FE296E7" w14:textId="37DB8A47" w:rsidR="006D7EB0" w:rsidRPr="000979B7" w:rsidRDefault="006D7EB0">
            <w:pPr>
              <w:jc w:val="center"/>
              <w:rPr>
                <w:sz w:val="18"/>
                <w:szCs w:val="18"/>
              </w:rPr>
            </w:pPr>
            <w:r>
              <w:rPr>
                <w:sz w:val="18"/>
                <w:szCs w:val="18"/>
              </w:rPr>
              <w:t>3</w:t>
            </w:r>
          </w:p>
        </w:tc>
        <w:tc>
          <w:tcPr>
            <w:tcW w:w="117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3136E5BB" w14:textId="179951C4" w:rsidR="006D7EB0" w:rsidRPr="000979B7" w:rsidRDefault="006D7EB0">
            <w:pPr>
              <w:jc w:val="center"/>
              <w:rPr>
                <w:sz w:val="18"/>
                <w:szCs w:val="18"/>
              </w:rPr>
            </w:pPr>
            <w:r>
              <w:rPr>
                <w:sz w:val="18"/>
                <w:szCs w:val="18"/>
              </w:rPr>
              <w:t>1</w:t>
            </w:r>
          </w:p>
        </w:tc>
        <w:tc>
          <w:tcPr>
            <w:tcW w:w="189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22181186" w14:textId="77777777" w:rsidR="006D7EB0" w:rsidRPr="000979B7" w:rsidRDefault="006D7EB0">
            <w:pPr>
              <w:jc w:val="center"/>
              <w:rPr>
                <w:sz w:val="18"/>
                <w:szCs w:val="18"/>
              </w:rPr>
            </w:pPr>
            <w:r>
              <w:rPr>
                <w:sz w:val="18"/>
                <w:szCs w:val="18"/>
              </w:rPr>
              <w:t>Yes</w:t>
            </w:r>
          </w:p>
        </w:tc>
      </w:tr>
      <w:tr w:rsidR="006D7EB0" w14:paraId="5B7B0D20" w14:textId="77777777" w:rsidTr="006D7EB0">
        <w:tc>
          <w:tcPr>
            <w:tcW w:w="4203"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0F96093F" w14:textId="77777777" w:rsidR="006D7EB0" w:rsidRPr="000979B7" w:rsidRDefault="006D7EB0">
            <w:pPr>
              <w:rPr>
                <w:sz w:val="18"/>
                <w:szCs w:val="18"/>
              </w:rPr>
            </w:pPr>
            <w:r>
              <w:rPr>
                <w:sz w:val="18"/>
                <w:szCs w:val="18"/>
              </w:rPr>
              <w:t>Communication About Error</w:t>
            </w:r>
          </w:p>
        </w:tc>
        <w:tc>
          <w:tcPr>
            <w:tcW w:w="1043"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09ED6180" w14:textId="77777777" w:rsidR="006D7EB0" w:rsidRPr="000979B7" w:rsidRDefault="006D7EB0">
            <w:pPr>
              <w:jc w:val="center"/>
              <w:rPr>
                <w:sz w:val="18"/>
                <w:szCs w:val="18"/>
              </w:rPr>
            </w:pPr>
            <w:r>
              <w:rPr>
                <w:sz w:val="18"/>
                <w:szCs w:val="18"/>
              </w:rPr>
              <w:t>3</w:t>
            </w:r>
          </w:p>
        </w:tc>
        <w:tc>
          <w:tcPr>
            <w:tcW w:w="1049" w:type="dxa"/>
            <w:tcBorders>
              <w:top w:val="single" w:sz="4" w:space="0" w:color="D9D9D9"/>
              <w:left w:val="single" w:sz="4" w:space="0" w:color="D9D9D9"/>
              <w:bottom w:val="single" w:sz="4" w:space="0" w:color="D9D9D9"/>
              <w:right w:val="single" w:sz="4" w:space="0" w:color="D9D9D9"/>
            </w:tcBorders>
          </w:tcPr>
          <w:p w14:paraId="19047C99" w14:textId="7C548C26" w:rsidR="006D7EB0" w:rsidRPr="000979B7" w:rsidRDefault="006D7EB0">
            <w:pPr>
              <w:jc w:val="center"/>
              <w:rPr>
                <w:sz w:val="18"/>
                <w:szCs w:val="18"/>
              </w:rPr>
            </w:pPr>
            <w:r>
              <w:rPr>
                <w:sz w:val="18"/>
                <w:szCs w:val="18"/>
              </w:rPr>
              <w:t>3</w:t>
            </w:r>
          </w:p>
        </w:tc>
        <w:tc>
          <w:tcPr>
            <w:tcW w:w="117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72C21409" w14:textId="62C41FCA" w:rsidR="006D7EB0" w:rsidRPr="000979B7" w:rsidRDefault="006D7EB0">
            <w:pPr>
              <w:jc w:val="center"/>
              <w:rPr>
                <w:sz w:val="18"/>
                <w:szCs w:val="18"/>
              </w:rPr>
            </w:pPr>
            <w:r>
              <w:rPr>
                <w:sz w:val="18"/>
                <w:szCs w:val="18"/>
              </w:rPr>
              <w:t>0</w:t>
            </w:r>
          </w:p>
        </w:tc>
        <w:tc>
          <w:tcPr>
            <w:tcW w:w="189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1A878160" w14:textId="3C31E43C" w:rsidR="006D7EB0" w:rsidRPr="000979B7" w:rsidRDefault="006D7EB0">
            <w:pPr>
              <w:jc w:val="center"/>
              <w:rPr>
                <w:sz w:val="18"/>
                <w:szCs w:val="18"/>
              </w:rPr>
            </w:pPr>
            <w:r>
              <w:rPr>
                <w:sz w:val="18"/>
                <w:szCs w:val="18"/>
              </w:rPr>
              <w:t>No; unaffected</w:t>
            </w:r>
          </w:p>
        </w:tc>
      </w:tr>
      <w:tr w:rsidR="006D7EB0" w14:paraId="637B3F24" w14:textId="77777777" w:rsidTr="006D7EB0">
        <w:tc>
          <w:tcPr>
            <w:tcW w:w="4203"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1AB368E2" w14:textId="77777777" w:rsidR="006D7EB0" w:rsidRPr="000979B7" w:rsidRDefault="006D7EB0">
            <w:pPr>
              <w:rPr>
                <w:sz w:val="18"/>
                <w:szCs w:val="18"/>
              </w:rPr>
            </w:pPr>
            <w:r>
              <w:rPr>
                <w:sz w:val="18"/>
                <w:szCs w:val="18"/>
              </w:rPr>
              <w:t>Hospital Management Support</w:t>
            </w:r>
          </w:p>
        </w:tc>
        <w:tc>
          <w:tcPr>
            <w:tcW w:w="1043"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6FCB5AEC" w14:textId="77777777" w:rsidR="006D7EB0" w:rsidRPr="000979B7" w:rsidRDefault="006D7EB0">
            <w:pPr>
              <w:jc w:val="center"/>
              <w:rPr>
                <w:sz w:val="18"/>
                <w:szCs w:val="18"/>
              </w:rPr>
            </w:pPr>
            <w:r>
              <w:rPr>
                <w:sz w:val="18"/>
                <w:szCs w:val="18"/>
              </w:rPr>
              <w:t>3</w:t>
            </w:r>
          </w:p>
        </w:tc>
        <w:tc>
          <w:tcPr>
            <w:tcW w:w="1049" w:type="dxa"/>
            <w:tcBorders>
              <w:top w:val="single" w:sz="4" w:space="0" w:color="D9D9D9"/>
              <w:left w:val="single" w:sz="4" w:space="0" w:color="D9D9D9"/>
              <w:bottom w:val="single" w:sz="4" w:space="0" w:color="D9D9D9"/>
              <w:right w:val="single" w:sz="4" w:space="0" w:color="D9D9D9"/>
            </w:tcBorders>
          </w:tcPr>
          <w:p w14:paraId="3D225A24" w14:textId="52917D26" w:rsidR="006D7EB0" w:rsidRPr="000979B7" w:rsidRDefault="006D7EB0">
            <w:pPr>
              <w:jc w:val="center"/>
              <w:rPr>
                <w:sz w:val="18"/>
                <w:szCs w:val="18"/>
              </w:rPr>
            </w:pPr>
            <w:r>
              <w:rPr>
                <w:sz w:val="18"/>
                <w:szCs w:val="18"/>
              </w:rPr>
              <w:t>2</w:t>
            </w:r>
          </w:p>
        </w:tc>
        <w:tc>
          <w:tcPr>
            <w:tcW w:w="117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676C121C" w14:textId="5C2CC8DB" w:rsidR="006D7EB0" w:rsidRPr="000979B7" w:rsidRDefault="006D7EB0">
            <w:pPr>
              <w:jc w:val="center"/>
              <w:rPr>
                <w:sz w:val="18"/>
                <w:szCs w:val="18"/>
              </w:rPr>
            </w:pPr>
            <w:r>
              <w:rPr>
                <w:sz w:val="18"/>
                <w:szCs w:val="18"/>
              </w:rPr>
              <w:t>1</w:t>
            </w:r>
          </w:p>
        </w:tc>
        <w:tc>
          <w:tcPr>
            <w:tcW w:w="189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37FF981C" w14:textId="5B483DD2" w:rsidR="006D7EB0" w:rsidRPr="000979B7" w:rsidRDefault="006D7EB0">
            <w:pPr>
              <w:jc w:val="center"/>
              <w:rPr>
                <w:sz w:val="18"/>
                <w:szCs w:val="18"/>
              </w:rPr>
            </w:pPr>
            <w:r>
              <w:rPr>
                <w:sz w:val="18"/>
                <w:szCs w:val="18"/>
              </w:rPr>
              <w:t>Yes</w:t>
            </w:r>
          </w:p>
        </w:tc>
      </w:tr>
      <w:tr w:rsidR="006D7EB0" w14:paraId="177F22DE" w14:textId="77777777" w:rsidTr="006D7EB0">
        <w:tc>
          <w:tcPr>
            <w:tcW w:w="4203"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0A32212C" w14:textId="77777777" w:rsidR="006D7EB0" w:rsidRPr="000979B7" w:rsidRDefault="006D7EB0">
            <w:pPr>
              <w:rPr>
                <w:sz w:val="18"/>
                <w:szCs w:val="18"/>
              </w:rPr>
            </w:pPr>
            <w:r>
              <w:rPr>
                <w:sz w:val="18"/>
                <w:szCs w:val="18"/>
              </w:rPr>
              <w:t>Handoffs and Information Exchange</w:t>
            </w:r>
          </w:p>
        </w:tc>
        <w:tc>
          <w:tcPr>
            <w:tcW w:w="1043"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402F4756" w14:textId="77777777" w:rsidR="006D7EB0" w:rsidRPr="000979B7" w:rsidRDefault="006D7EB0">
            <w:pPr>
              <w:jc w:val="center"/>
              <w:rPr>
                <w:sz w:val="18"/>
                <w:szCs w:val="18"/>
              </w:rPr>
            </w:pPr>
            <w:r>
              <w:rPr>
                <w:sz w:val="18"/>
                <w:szCs w:val="18"/>
              </w:rPr>
              <w:t>3</w:t>
            </w:r>
          </w:p>
        </w:tc>
        <w:tc>
          <w:tcPr>
            <w:tcW w:w="1049" w:type="dxa"/>
            <w:tcBorders>
              <w:top w:val="single" w:sz="4" w:space="0" w:color="D9D9D9"/>
              <w:left w:val="single" w:sz="4" w:space="0" w:color="D9D9D9"/>
              <w:bottom w:val="single" w:sz="4" w:space="0" w:color="D9D9D9"/>
              <w:right w:val="single" w:sz="4" w:space="0" w:color="D9D9D9"/>
            </w:tcBorders>
          </w:tcPr>
          <w:p w14:paraId="2935901F" w14:textId="327AF17F" w:rsidR="006D7EB0" w:rsidRPr="000979B7" w:rsidRDefault="006D7EB0">
            <w:pPr>
              <w:jc w:val="center"/>
              <w:rPr>
                <w:sz w:val="18"/>
                <w:szCs w:val="18"/>
              </w:rPr>
            </w:pPr>
            <w:r>
              <w:rPr>
                <w:sz w:val="18"/>
                <w:szCs w:val="18"/>
              </w:rPr>
              <w:t>1</w:t>
            </w:r>
          </w:p>
        </w:tc>
        <w:tc>
          <w:tcPr>
            <w:tcW w:w="117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70D08A7A" w14:textId="69E8F616" w:rsidR="006D7EB0" w:rsidRPr="000979B7" w:rsidRDefault="006D7EB0">
            <w:pPr>
              <w:jc w:val="center"/>
              <w:rPr>
                <w:sz w:val="18"/>
                <w:szCs w:val="18"/>
              </w:rPr>
            </w:pPr>
            <w:r>
              <w:rPr>
                <w:sz w:val="18"/>
                <w:szCs w:val="18"/>
              </w:rPr>
              <w:t>2</w:t>
            </w:r>
          </w:p>
        </w:tc>
        <w:tc>
          <w:tcPr>
            <w:tcW w:w="189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0B5D5B2A" w14:textId="77777777" w:rsidR="006D7EB0" w:rsidRPr="000979B7" w:rsidRDefault="006D7EB0">
            <w:pPr>
              <w:jc w:val="center"/>
              <w:rPr>
                <w:sz w:val="18"/>
                <w:szCs w:val="18"/>
              </w:rPr>
            </w:pPr>
            <w:r>
              <w:rPr>
                <w:sz w:val="18"/>
                <w:szCs w:val="18"/>
              </w:rPr>
              <w:t>Yes</w:t>
            </w:r>
          </w:p>
        </w:tc>
      </w:tr>
      <w:tr w:rsidR="006D7EB0" w14:paraId="3E7F6FAB" w14:textId="77777777" w:rsidTr="006D7EB0">
        <w:tc>
          <w:tcPr>
            <w:tcW w:w="4203"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03695281" w14:textId="77777777" w:rsidR="006D7EB0" w:rsidRPr="000979B7" w:rsidRDefault="006D7EB0">
            <w:pPr>
              <w:rPr>
                <w:sz w:val="18"/>
                <w:szCs w:val="18"/>
              </w:rPr>
            </w:pPr>
            <w:r>
              <w:rPr>
                <w:sz w:val="18"/>
                <w:szCs w:val="18"/>
              </w:rPr>
              <w:t>Reporting Patient Safety Events</w:t>
            </w:r>
          </w:p>
        </w:tc>
        <w:tc>
          <w:tcPr>
            <w:tcW w:w="1043"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7A8EC6A6" w14:textId="77777777" w:rsidR="006D7EB0" w:rsidRPr="000979B7" w:rsidRDefault="006D7EB0">
            <w:pPr>
              <w:jc w:val="center"/>
              <w:rPr>
                <w:sz w:val="18"/>
                <w:szCs w:val="18"/>
              </w:rPr>
            </w:pPr>
            <w:r>
              <w:rPr>
                <w:sz w:val="18"/>
                <w:szCs w:val="18"/>
              </w:rPr>
              <w:t>2</w:t>
            </w:r>
          </w:p>
        </w:tc>
        <w:tc>
          <w:tcPr>
            <w:tcW w:w="1049" w:type="dxa"/>
            <w:tcBorders>
              <w:top w:val="single" w:sz="4" w:space="0" w:color="D9D9D9"/>
              <w:left w:val="single" w:sz="4" w:space="0" w:color="D9D9D9"/>
              <w:bottom w:val="single" w:sz="4" w:space="0" w:color="D9D9D9"/>
              <w:right w:val="single" w:sz="4" w:space="0" w:color="D9D9D9"/>
            </w:tcBorders>
          </w:tcPr>
          <w:p w14:paraId="5D34262E" w14:textId="318F750C" w:rsidR="006D7EB0" w:rsidRPr="000979B7" w:rsidRDefault="006D7EB0">
            <w:pPr>
              <w:jc w:val="center"/>
              <w:rPr>
                <w:sz w:val="18"/>
                <w:szCs w:val="18"/>
              </w:rPr>
            </w:pPr>
            <w:r>
              <w:rPr>
                <w:sz w:val="18"/>
                <w:szCs w:val="18"/>
              </w:rPr>
              <w:t>2</w:t>
            </w:r>
          </w:p>
        </w:tc>
        <w:tc>
          <w:tcPr>
            <w:tcW w:w="117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5267B974" w14:textId="06E6BED8" w:rsidR="006D7EB0" w:rsidRPr="000979B7" w:rsidRDefault="006D7EB0">
            <w:pPr>
              <w:jc w:val="center"/>
              <w:rPr>
                <w:sz w:val="18"/>
                <w:szCs w:val="18"/>
              </w:rPr>
            </w:pPr>
            <w:r>
              <w:rPr>
                <w:sz w:val="18"/>
                <w:szCs w:val="18"/>
              </w:rPr>
              <w:t>0</w:t>
            </w:r>
          </w:p>
        </w:tc>
        <w:tc>
          <w:tcPr>
            <w:tcW w:w="189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7042673D" w14:textId="280F3AAE" w:rsidR="006D7EB0" w:rsidRPr="000979B7" w:rsidRDefault="006D7EB0">
            <w:pPr>
              <w:jc w:val="center"/>
              <w:rPr>
                <w:sz w:val="18"/>
                <w:szCs w:val="18"/>
              </w:rPr>
            </w:pPr>
            <w:r>
              <w:rPr>
                <w:sz w:val="18"/>
                <w:szCs w:val="18"/>
              </w:rPr>
              <w:t>No; unaffected</w:t>
            </w:r>
          </w:p>
        </w:tc>
      </w:tr>
    </w:tbl>
    <w:p w14:paraId="25DDCE25" w14:textId="2789179D" w:rsidR="00093834" w:rsidRDefault="005A0574">
      <w:pPr>
        <w:pStyle w:val="Caption"/>
      </w:pPr>
      <w:r>
        <w:t>Table 1:  Reverse-worded question counts by Composite within the HSOPS tool</w:t>
      </w:r>
    </w:p>
    <w:p w14:paraId="493A2AA5" w14:textId="77777777" w:rsidR="00093834" w:rsidRDefault="005A0574">
      <w:pPr>
        <w:pStyle w:val="Heading2"/>
      </w:pPr>
      <w:r>
        <w:t>The thirteen reverse-worded questions</w:t>
      </w:r>
    </w:p>
    <w:tbl>
      <w:tblPr>
        <w:tblW w:w="9360" w:type="dxa"/>
        <w:tblLook w:val="04A0" w:firstRow="1" w:lastRow="0" w:firstColumn="1" w:lastColumn="0" w:noHBand="0" w:noVBand="1"/>
      </w:tblPr>
      <w:tblGrid>
        <w:gridCol w:w="625"/>
        <w:gridCol w:w="2250"/>
        <w:gridCol w:w="6485"/>
      </w:tblGrid>
      <w:tr w:rsidR="00093834" w14:paraId="643DE88F" w14:textId="77777777" w:rsidTr="000979B7">
        <w:tc>
          <w:tcPr>
            <w:tcW w:w="625"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14:paraId="5782E78A" w14:textId="77777777" w:rsidR="00093834" w:rsidRPr="000979B7" w:rsidRDefault="005A0574" w:rsidP="00596304">
            <w:pPr>
              <w:jc w:val="center"/>
              <w:rPr>
                <w:sz w:val="18"/>
                <w:szCs w:val="18"/>
              </w:rPr>
            </w:pPr>
            <w:r>
              <w:rPr>
                <w:b/>
                <w:bCs/>
                <w:sz w:val="18"/>
                <w:szCs w:val="18"/>
              </w:rPr>
              <w:t>Item</w:t>
            </w:r>
          </w:p>
        </w:tc>
        <w:tc>
          <w:tcPr>
            <w:tcW w:w="2250"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14:paraId="53F96CAD" w14:textId="77777777" w:rsidR="00093834" w:rsidRPr="000979B7" w:rsidRDefault="005A0574">
            <w:pPr>
              <w:jc w:val="center"/>
              <w:rPr>
                <w:sz w:val="18"/>
                <w:szCs w:val="18"/>
              </w:rPr>
            </w:pPr>
            <w:r>
              <w:rPr>
                <w:b/>
                <w:bCs/>
                <w:sz w:val="18"/>
                <w:szCs w:val="18"/>
              </w:rPr>
              <w:t>Composite</w:t>
            </w:r>
          </w:p>
        </w:tc>
        <w:tc>
          <w:tcPr>
            <w:tcW w:w="6485"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14:paraId="22CB16FF" w14:textId="77777777" w:rsidR="00093834" w:rsidRPr="000979B7" w:rsidRDefault="005A0574">
            <w:pPr>
              <w:jc w:val="center"/>
              <w:rPr>
                <w:sz w:val="18"/>
                <w:szCs w:val="18"/>
              </w:rPr>
            </w:pPr>
            <w:r>
              <w:rPr>
                <w:b/>
                <w:bCs/>
                <w:sz w:val="18"/>
                <w:szCs w:val="18"/>
              </w:rPr>
              <w:t>Question wording</w:t>
            </w:r>
          </w:p>
        </w:tc>
      </w:tr>
      <w:tr w:rsidR="00093834" w14:paraId="51278596" w14:textId="77777777" w:rsidTr="000979B7">
        <w:tc>
          <w:tcPr>
            <w:tcW w:w="62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360FB16F" w14:textId="77777777" w:rsidR="00093834" w:rsidRPr="000979B7" w:rsidRDefault="005A0574" w:rsidP="00596304">
            <w:pPr>
              <w:jc w:val="center"/>
              <w:rPr>
                <w:sz w:val="18"/>
                <w:szCs w:val="18"/>
              </w:rPr>
            </w:pPr>
            <w:r>
              <w:rPr>
                <w:sz w:val="18"/>
                <w:szCs w:val="18"/>
              </w:rPr>
              <w:t>A3</w:t>
            </w:r>
          </w:p>
        </w:tc>
        <w:tc>
          <w:tcPr>
            <w:tcW w:w="225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1316AFFE" w14:textId="77777777" w:rsidR="00093834" w:rsidRPr="000979B7" w:rsidRDefault="005A0574">
            <w:pPr>
              <w:jc w:val="center"/>
              <w:rPr>
                <w:sz w:val="18"/>
                <w:szCs w:val="18"/>
              </w:rPr>
            </w:pPr>
            <w:r>
              <w:rPr>
                <w:sz w:val="18"/>
                <w:szCs w:val="18"/>
              </w:rPr>
              <w:t>Staffing and Work Pace</w:t>
            </w:r>
          </w:p>
        </w:tc>
        <w:tc>
          <w:tcPr>
            <w:tcW w:w="648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686A4D62" w14:textId="77777777" w:rsidR="00093834" w:rsidRPr="000979B7" w:rsidRDefault="005A0574">
            <w:pPr>
              <w:jc w:val="center"/>
              <w:rPr>
                <w:sz w:val="18"/>
                <w:szCs w:val="18"/>
              </w:rPr>
            </w:pPr>
            <w:r>
              <w:rPr>
                <w:sz w:val="18"/>
                <w:szCs w:val="18"/>
              </w:rPr>
              <w:t>Staff in this unit work longer hours than is best for patient care.</w:t>
            </w:r>
          </w:p>
        </w:tc>
      </w:tr>
      <w:tr w:rsidR="00093834" w14:paraId="7C177951" w14:textId="77777777" w:rsidTr="000979B7">
        <w:tc>
          <w:tcPr>
            <w:tcW w:w="62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743CB54A" w14:textId="77777777" w:rsidR="00093834" w:rsidRPr="000979B7" w:rsidRDefault="005A0574" w:rsidP="00596304">
            <w:pPr>
              <w:jc w:val="center"/>
              <w:rPr>
                <w:sz w:val="18"/>
                <w:szCs w:val="18"/>
              </w:rPr>
            </w:pPr>
            <w:r>
              <w:rPr>
                <w:sz w:val="18"/>
                <w:szCs w:val="18"/>
              </w:rPr>
              <w:t>A5</w:t>
            </w:r>
          </w:p>
        </w:tc>
        <w:tc>
          <w:tcPr>
            <w:tcW w:w="225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5803C401" w14:textId="77777777" w:rsidR="00093834" w:rsidRPr="000979B7" w:rsidRDefault="005A0574">
            <w:pPr>
              <w:jc w:val="center"/>
              <w:rPr>
                <w:sz w:val="18"/>
                <w:szCs w:val="18"/>
              </w:rPr>
            </w:pPr>
            <w:r>
              <w:rPr>
                <w:sz w:val="18"/>
                <w:szCs w:val="18"/>
              </w:rPr>
              <w:t>Staffing and Work Pace</w:t>
            </w:r>
          </w:p>
        </w:tc>
        <w:tc>
          <w:tcPr>
            <w:tcW w:w="648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23833866" w14:textId="77777777" w:rsidR="00093834" w:rsidRPr="000979B7" w:rsidRDefault="005A0574">
            <w:pPr>
              <w:jc w:val="center"/>
              <w:rPr>
                <w:sz w:val="18"/>
                <w:szCs w:val="18"/>
              </w:rPr>
            </w:pPr>
            <w:r>
              <w:rPr>
                <w:sz w:val="18"/>
                <w:szCs w:val="18"/>
              </w:rPr>
              <w:t>This unit relies too much on temporary, float, or PRN staff.</w:t>
            </w:r>
          </w:p>
        </w:tc>
      </w:tr>
      <w:tr w:rsidR="00093834" w14:paraId="0C2685CD" w14:textId="77777777" w:rsidTr="000979B7">
        <w:tc>
          <w:tcPr>
            <w:tcW w:w="62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2B961795" w14:textId="77777777" w:rsidR="00093834" w:rsidRPr="000979B7" w:rsidRDefault="005A0574" w:rsidP="00596304">
            <w:pPr>
              <w:jc w:val="center"/>
              <w:rPr>
                <w:sz w:val="18"/>
                <w:szCs w:val="18"/>
              </w:rPr>
            </w:pPr>
            <w:r>
              <w:rPr>
                <w:sz w:val="18"/>
                <w:szCs w:val="18"/>
              </w:rPr>
              <w:t>A6</w:t>
            </w:r>
          </w:p>
        </w:tc>
        <w:tc>
          <w:tcPr>
            <w:tcW w:w="225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38136C0C" w14:textId="77777777" w:rsidR="00093834" w:rsidRPr="000979B7" w:rsidRDefault="005A0574">
            <w:pPr>
              <w:jc w:val="center"/>
              <w:rPr>
                <w:sz w:val="18"/>
                <w:szCs w:val="18"/>
              </w:rPr>
            </w:pPr>
            <w:r>
              <w:rPr>
                <w:sz w:val="18"/>
                <w:szCs w:val="18"/>
              </w:rPr>
              <w:t>Response to Error</w:t>
            </w:r>
          </w:p>
        </w:tc>
        <w:tc>
          <w:tcPr>
            <w:tcW w:w="648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5C24D5AF" w14:textId="77777777" w:rsidR="00093834" w:rsidRPr="000979B7" w:rsidRDefault="005A0574">
            <w:pPr>
              <w:jc w:val="center"/>
              <w:rPr>
                <w:sz w:val="18"/>
                <w:szCs w:val="18"/>
              </w:rPr>
            </w:pPr>
            <w:r>
              <w:rPr>
                <w:sz w:val="18"/>
                <w:szCs w:val="18"/>
              </w:rPr>
              <w:t>In this unit, staff feel like their mistakes are held against them.</w:t>
            </w:r>
          </w:p>
        </w:tc>
      </w:tr>
      <w:tr w:rsidR="00093834" w14:paraId="38932CD8" w14:textId="77777777" w:rsidTr="000979B7">
        <w:tc>
          <w:tcPr>
            <w:tcW w:w="62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3CE7BA2D" w14:textId="77777777" w:rsidR="00093834" w:rsidRPr="000979B7" w:rsidRDefault="005A0574" w:rsidP="00596304">
            <w:pPr>
              <w:jc w:val="center"/>
              <w:rPr>
                <w:sz w:val="18"/>
                <w:szCs w:val="18"/>
              </w:rPr>
            </w:pPr>
            <w:r>
              <w:rPr>
                <w:sz w:val="18"/>
                <w:szCs w:val="18"/>
              </w:rPr>
              <w:lastRenderedPageBreak/>
              <w:t>A7</w:t>
            </w:r>
          </w:p>
        </w:tc>
        <w:tc>
          <w:tcPr>
            <w:tcW w:w="225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20DE2CBD" w14:textId="77777777" w:rsidR="00093834" w:rsidRPr="000979B7" w:rsidRDefault="005A0574">
            <w:pPr>
              <w:jc w:val="center"/>
              <w:rPr>
                <w:sz w:val="18"/>
                <w:szCs w:val="18"/>
              </w:rPr>
            </w:pPr>
            <w:r>
              <w:rPr>
                <w:sz w:val="18"/>
                <w:szCs w:val="18"/>
              </w:rPr>
              <w:t>Response to Error</w:t>
            </w:r>
          </w:p>
        </w:tc>
        <w:tc>
          <w:tcPr>
            <w:tcW w:w="648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066700B7" w14:textId="77777777" w:rsidR="00093834" w:rsidRPr="000979B7" w:rsidRDefault="005A0574">
            <w:pPr>
              <w:jc w:val="center"/>
              <w:rPr>
                <w:sz w:val="18"/>
                <w:szCs w:val="18"/>
              </w:rPr>
            </w:pPr>
            <w:r>
              <w:rPr>
                <w:sz w:val="18"/>
                <w:szCs w:val="18"/>
              </w:rPr>
              <w:t>When an event is reported in this unit, it feels like the person is being written up, not the problem.</w:t>
            </w:r>
          </w:p>
        </w:tc>
      </w:tr>
      <w:tr w:rsidR="00093834" w14:paraId="677DB7AF" w14:textId="77777777" w:rsidTr="000979B7">
        <w:tc>
          <w:tcPr>
            <w:tcW w:w="62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012C3570" w14:textId="77777777" w:rsidR="00093834" w:rsidRPr="000979B7" w:rsidRDefault="005A0574" w:rsidP="00596304">
            <w:pPr>
              <w:jc w:val="center"/>
              <w:rPr>
                <w:sz w:val="18"/>
                <w:szCs w:val="18"/>
              </w:rPr>
            </w:pPr>
            <w:r>
              <w:rPr>
                <w:sz w:val="18"/>
                <w:szCs w:val="18"/>
              </w:rPr>
              <w:t>A9</w:t>
            </w:r>
          </w:p>
        </w:tc>
        <w:tc>
          <w:tcPr>
            <w:tcW w:w="225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180AAA6F" w14:textId="77777777" w:rsidR="00093834" w:rsidRPr="000979B7" w:rsidRDefault="005A0574">
            <w:pPr>
              <w:jc w:val="center"/>
              <w:rPr>
                <w:sz w:val="18"/>
                <w:szCs w:val="18"/>
              </w:rPr>
            </w:pPr>
            <w:r>
              <w:rPr>
                <w:sz w:val="18"/>
                <w:szCs w:val="18"/>
              </w:rPr>
              <w:t>Teamwork</w:t>
            </w:r>
          </w:p>
        </w:tc>
        <w:tc>
          <w:tcPr>
            <w:tcW w:w="648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6C392643" w14:textId="77777777" w:rsidR="00093834" w:rsidRPr="000979B7" w:rsidRDefault="005A0574">
            <w:pPr>
              <w:jc w:val="center"/>
              <w:rPr>
                <w:sz w:val="18"/>
                <w:szCs w:val="18"/>
              </w:rPr>
            </w:pPr>
            <w:r>
              <w:rPr>
                <w:sz w:val="18"/>
                <w:szCs w:val="18"/>
              </w:rPr>
              <w:t>There is a problem with disrespectful behavior by those working in this unit.</w:t>
            </w:r>
          </w:p>
        </w:tc>
      </w:tr>
      <w:tr w:rsidR="00093834" w14:paraId="02EAF5C7" w14:textId="77777777" w:rsidTr="000979B7">
        <w:tc>
          <w:tcPr>
            <w:tcW w:w="62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5CFCA6D7" w14:textId="77777777" w:rsidR="00093834" w:rsidRPr="000979B7" w:rsidRDefault="005A0574" w:rsidP="00596304">
            <w:pPr>
              <w:jc w:val="center"/>
              <w:rPr>
                <w:sz w:val="18"/>
                <w:szCs w:val="18"/>
              </w:rPr>
            </w:pPr>
            <w:r>
              <w:rPr>
                <w:sz w:val="18"/>
                <w:szCs w:val="18"/>
              </w:rPr>
              <w:t>A11</w:t>
            </w:r>
          </w:p>
        </w:tc>
        <w:tc>
          <w:tcPr>
            <w:tcW w:w="225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63996004" w14:textId="77777777" w:rsidR="00093834" w:rsidRPr="000979B7" w:rsidRDefault="005A0574">
            <w:pPr>
              <w:jc w:val="center"/>
              <w:rPr>
                <w:sz w:val="18"/>
                <w:szCs w:val="18"/>
              </w:rPr>
            </w:pPr>
            <w:r>
              <w:rPr>
                <w:sz w:val="18"/>
                <w:szCs w:val="18"/>
              </w:rPr>
              <w:t>Staffing and Work Pace</w:t>
            </w:r>
          </w:p>
        </w:tc>
        <w:tc>
          <w:tcPr>
            <w:tcW w:w="648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0E057876" w14:textId="77777777" w:rsidR="00093834" w:rsidRPr="000979B7" w:rsidRDefault="005A0574">
            <w:pPr>
              <w:jc w:val="center"/>
              <w:rPr>
                <w:sz w:val="18"/>
                <w:szCs w:val="18"/>
              </w:rPr>
            </w:pPr>
            <w:r>
              <w:rPr>
                <w:sz w:val="18"/>
                <w:szCs w:val="18"/>
              </w:rPr>
              <w:t>The work pace in this unit is so rushed that it negatively affects patient safety.</w:t>
            </w:r>
          </w:p>
        </w:tc>
      </w:tr>
      <w:tr w:rsidR="00093834" w14:paraId="3302E352" w14:textId="77777777" w:rsidTr="000979B7">
        <w:tc>
          <w:tcPr>
            <w:tcW w:w="62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0AE37B88" w14:textId="77777777" w:rsidR="00093834" w:rsidRPr="000979B7" w:rsidRDefault="005A0574" w:rsidP="00596304">
            <w:pPr>
              <w:jc w:val="center"/>
              <w:rPr>
                <w:sz w:val="18"/>
                <w:szCs w:val="18"/>
              </w:rPr>
            </w:pPr>
            <w:r>
              <w:rPr>
                <w:sz w:val="18"/>
                <w:szCs w:val="18"/>
              </w:rPr>
              <w:t>A13</w:t>
            </w:r>
          </w:p>
        </w:tc>
        <w:tc>
          <w:tcPr>
            <w:tcW w:w="225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5406D8A3" w14:textId="77777777" w:rsidR="00093834" w:rsidRPr="000979B7" w:rsidRDefault="005A0574">
            <w:pPr>
              <w:jc w:val="center"/>
              <w:rPr>
                <w:sz w:val="18"/>
                <w:szCs w:val="18"/>
              </w:rPr>
            </w:pPr>
            <w:r>
              <w:rPr>
                <w:sz w:val="18"/>
                <w:szCs w:val="18"/>
              </w:rPr>
              <w:t>Response to Error</w:t>
            </w:r>
          </w:p>
        </w:tc>
        <w:tc>
          <w:tcPr>
            <w:tcW w:w="648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25B1D9F2" w14:textId="77777777" w:rsidR="00093834" w:rsidRPr="000979B7" w:rsidRDefault="005A0574">
            <w:pPr>
              <w:jc w:val="center"/>
              <w:rPr>
                <w:sz w:val="18"/>
                <w:szCs w:val="18"/>
              </w:rPr>
            </w:pPr>
            <w:r>
              <w:rPr>
                <w:sz w:val="18"/>
                <w:szCs w:val="18"/>
              </w:rPr>
              <w:t>In this unit, there is a lack of support for staff involved in patient safety errors.</w:t>
            </w:r>
          </w:p>
        </w:tc>
      </w:tr>
      <w:tr w:rsidR="00093834" w14:paraId="709AD740" w14:textId="77777777" w:rsidTr="000979B7">
        <w:tc>
          <w:tcPr>
            <w:tcW w:w="62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10D7826E" w14:textId="77777777" w:rsidR="00093834" w:rsidRPr="000979B7" w:rsidRDefault="005A0574" w:rsidP="00596304">
            <w:pPr>
              <w:jc w:val="center"/>
              <w:rPr>
                <w:sz w:val="18"/>
                <w:szCs w:val="18"/>
              </w:rPr>
            </w:pPr>
            <w:r>
              <w:rPr>
                <w:sz w:val="18"/>
                <w:szCs w:val="18"/>
              </w:rPr>
              <w:t>A14</w:t>
            </w:r>
          </w:p>
        </w:tc>
        <w:tc>
          <w:tcPr>
            <w:tcW w:w="225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36B36DEF" w14:textId="77777777" w:rsidR="00093834" w:rsidRPr="000979B7" w:rsidRDefault="005A0574">
            <w:pPr>
              <w:jc w:val="center"/>
              <w:rPr>
                <w:sz w:val="18"/>
                <w:szCs w:val="18"/>
              </w:rPr>
            </w:pPr>
            <w:r>
              <w:rPr>
                <w:sz w:val="18"/>
                <w:szCs w:val="18"/>
              </w:rPr>
              <w:t>Organizational Learning – Continuous Improvement</w:t>
            </w:r>
          </w:p>
        </w:tc>
        <w:tc>
          <w:tcPr>
            <w:tcW w:w="648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1C8D379A" w14:textId="77777777" w:rsidR="00093834" w:rsidRPr="000979B7" w:rsidRDefault="005A0574">
            <w:pPr>
              <w:jc w:val="center"/>
              <w:rPr>
                <w:sz w:val="18"/>
                <w:szCs w:val="18"/>
              </w:rPr>
            </w:pPr>
            <w:r>
              <w:rPr>
                <w:sz w:val="18"/>
                <w:szCs w:val="18"/>
              </w:rPr>
              <w:t>This unit lets the same patient safety problems keep happening.</w:t>
            </w:r>
          </w:p>
        </w:tc>
      </w:tr>
      <w:tr w:rsidR="00093834" w14:paraId="29133D66" w14:textId="77777777" w:rsidTr="000979B7">
        <w:tc>
          <w:tcPr>
            <w:tcW w:w="62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7F4096F3" w14:textId="77777777" w:rsidR="00093834" w:rsidRPr="000979B7" w:rsidRDefault="005A0574" w:rsidP="00596304">
            <w:pPr>
              <w:jc w:val="center"/>
              <w:rPr>
                <w:sz w:val="18"/>
                <w:szCs w:val="18"/>
              </w:rPr>
            </w:pPr>
            <w:r>
              <w:rPr>
                <w:sz w:val="18"/>
                <w:szCs w:val="18"/>
              </w:rPr>
              <w:t>B2</w:t>
            </w:r>
          </w:p>
        </w:tc>
        <w:tc>
          <w:tcPr>
            <w:tcW w:w="225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6BEBED46" w14:textId="77777777" w:rsidR="00093834" w:rsidRPr="000979B7" w:rsidRDefault="005A0574">
            <w:pPr>
              <w:jc w:val="center"/>
              <w:rPr>
                <w:sz w:val="18"/>
                <w:szCs w:val="18"/>
              </w:rPr>
            </w:pPr>
            <w:r>
              <w:rPr>
                <w:sz w:val="18"/>
                <w:szCs w:val="18"/>
              </w:rPr>
              <w:t>Supervisor / Manager Support</w:t>
            </w:r>
          </w:p>
        </w:tc>
        <w:tc>
          <w:tcPr>
            <w:tcW w:w="648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54FA8027" w14:textId="77777777" w:rsidR="00093834" w:rsidRPr="000979B7" w:rsidRDefault="005A0574">
            <w:pPr>
              <w:jc w:val="center"/>
              <w:rPr>
                <w:sz w:val="18"/>
                <w:szCs w:val="18"/>
              </w:rPr>
            </w:pPr>
            <w:r>
              <w:rPr>
                <w:sz w:val="18"/>
                <w:szCs w:val="18"/>
              </w:rPr>
              <w:t>My supervisor, manager, or clinical leader wants us to work faster during busy times, even if it means taking shortcuts.</w:t>
            </w:r>
          </w:p>
        </w:tc>
      </w:tr>
      <w:tr w:rsidR="00093834" w14:paraId="42DED06B" w14:textId="77777777" w:rsidTr="000979B7">
        <w:tc>
          <w:tcPr>
            <w:tcW w:w="62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622734BD" w14:textId="77777777" w:rsidR="00093834" w:rsidRPr="000979B7" w:rsidRDefault="005A0574" w:rsidP="00596304">
            <w:pPr>
              <w:jc w:val="center"/>
              <w:rPr>
                <w:sz w:val="18"/>
                <w:szCs w:val="18"/>
              </w:rPr>
            </w:pPr>
            <w:r>
              <w:rPr>
                <w:sz w:val="18"/>
                <w:szCs w:val="18"/>
              </w:rPr>
              <w:t>C7</w:t>
            </w:r>
          </w:p>
        </w:tc>
        <w:tc>
          <w:tcPr>
            <w:tcW w:w="225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151F29D4" w14:textId="77777777" w:rsidR="00093834" w:rsidRPr="000979B7" w:rsidRDefault="005A0574">
            <w:pPr>
              <w:jc w:val="center"/>
              <w:rPr>
                <w:sz w:val="18"/>
                <w:szCs w:val="18"/>
              </w:rPr>
            </w:pPr>
            <w:r>
              <w:rPr>
                <w:sz w:val="18"/>
                <w:szCs w:val="18"/>
              </w:rPr>
              <w:t>Communication Openness</w:t>
            </w:r>
          </w:p>
        </w:tc>
        <w:tc>
          <w:tcPr>
            <w:tcW w:w="648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67946475" w14:textId="77777777" w:rsidR="00093834" w:rsidRPr="000979B7" w:rsidRDefault="005A0574">
            <w:pPr>
              <w:jc w:val="center"/>
              <w:rPr>
                <w:sz w:val="18"/>
                <w:szCs w:val="18"/>
              </w:rPr>
            </w:pPr>
            <w:r>
              <w:rPr>
                <w:sz w:val="18"/>
                <w:szCs w:val="18"/>
              </w:rPr>
              <w:t>In this unit, staff are afraid to ask questions when something does not seem right.</w:t>
            </w:r>
          </w:p>
        </w:tc>
      </w:tr>
      <w:tr w:rsidR="00093834" w14:paraId="0D2C38E7" w14:textId="77777777" w:rsidTr="000979B7">
        <w:tc>
          <w:tcPr>
            <w:tcW w:w="62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78EE72A2" w14:textId="77777777" w:rsidR="00093834" w:rsidRPr="000979B7" w:rsidRDefault="005A0574" w:rsidP="00596304">
            <w:pPr>
              <w:jc w:val="center"/>
              <w:rPr>
                <w:sz w:val="18"/>
                <w:szCs w:val="18"/>
              </w:rPr>
            </w:pPr>
            <w:r>
              <w:rPr>
                <w:sz w:val="18"/>
                <w:szCs w:val="18"/>
              </w:rPr>
              <w:t>F3</w:t>
            </w:r>
          </w:p>
        </w:tc>
        <w:tc>
          <w:tcPr>
            <w:tcW w:w="225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6EB0A1EA" w14:textId="77777777" w:rsidR="00093834" w:rsidRPr="000979B7" w:rsidRDefault="005A0574">
            <w:pPr>
              <w:jc w:val="center"/>
              <w:rPr>
                <w:sz w:val="18"/>
                <w:szCs w:val="18"/>
              </w:rPr>
            </w:pPr>
            <w:r>
              <w:rPr>
                <w:sz w:val="18"/>
                <w:szCs w:val="18"/>
              </w:rPr>
              <w:t>Hospital Management Support</w:t>
            </w:r>
          </w:p>
        </w:tc>
        <w:tc>
          <w:tcPr>
            <w:tcW w:w="648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094091F6" w14:textId="77777777" w:rsidR="00093834" w:rsidRPr="000979B7" w:rsidRDefault="005A0574">
            <w:pPr>
              <w:jc w:val="center"/>
              <w:rPr>
                <w:sz w:val="18"/>
                <w:szCs w:val="18"/>
              </w:rPr>
            </w:pPr>
            <w:r>
              <w:rPr>
                <w:sz w:val="18"/>
                <w:szCs w:val="18"/>
              </w:rPr>
              <w:t>Hospital management seems interested in patient safety only after an adverse event happens.</w:t>
            </w:r>
          </w:p>
        </w:tc>
      </w:tr>
      <w:tr w:rsidR="00093834" w14:paraId="5FE00D8F" w14:textId="77777777" w:rsidTr="000979B7">
        <w:tc>
          <w:tcPr>
            <w:tcW w:w="62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748FA1AC" w14:textId="77777777" w:rsidR="00093834" w:rsidRPr="000979B7" w:rsidRDefault="005A0574" w:rsidP="00596304">
            <w:pPr>
              <w:jc w:val="center"/>
              <w:rPr>
                <w:sz w:val="18"/>
                <w:szCs w:val="18"/>
              </w:rPr>
            </w:pPr>
            <w:r>
              <w:rPr>
                <w:sz w:val="18"/>
                <w:szCs w:val="18"/>
              </w:rPr>
              <w:t>F4</w:t>
            </w:r>
          </w:p>
        </w:tc>
        <w:tc>
          <w:tcPr>
            <w:tcW w:w="225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453A46AF" w14:textId="77777777" w:rsidR="00093834" w:rsidRPr="000979B7" w:rsidRDefault="005A0574">
            <w:pPr>
              <w:jc w:val="center"/>
              <w:rPr>
                <w:sz w:val="18"/>
                <w:szCs w:val="18"/>
              </w:rPr>
            </w:pPr>
            <w:r>
              <w:rPr>
                <w:sz w:val="18"/>
                <w:szCs w:val="18"/>
              </w:rPr>
              <w:t>Handoffs and Information Exchange</w:t>
            </w:r>
          </w:p>
        </w:tc>
        <w:tc>
          <w:tcPr>
            <w:tcW w:w="648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67B68382" w14:textId="77777777" w:rsidR="00093834" w:rsidRPr="000979B7" w:rsidRDefault="005A0574">
            <w:pPr>
              <w:jc w:val="center"/>
              <w:rPr>
                <w:sz w:val="18"/>
                <w:szCs w:val="18"/>
              </w:rPr>
            </w:pPr>
            <w:r>
              <w:rPr>
                <w:sz w:val="18"/>
                <w:szCs w:val="18"/>
              </w:rPr>
              <w:t>When transferring patients from one unit to another, important information is often left out.</w:t>
            </w:r>
          </w:p>
        </w:tc>
      </w:tr>
      <w:tr w:rsidR="00093834" w14:paraId="3396ED98" w14:textId="77777777" w:rsidTr="000979B7">
        <w:tc>
          <w:tcPr>
            <w:tcW w:w="62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3175000A" w14:textId="77777777" w:rsidR="00093834" w:rsidRPr="000979B7" w:rsidRDefault="005A0574" w:rsidP="00596304">
            <w:pPr>
              <w:jc w:val="center"/>
              <w:rPr>
                <w:sz w:val="18"/>
                <w:szCs w:val="18"/>
              </w:rPr>
            </w:pPr>
            <w:r>
              <w:rPr>
                <w:sz w:val="18"/>
                <w:szCs w:val="18"/>
              </w:rPr>
              <w:t>F5</w:t>
            </w:r>
          </w:p>
        </w:tc>
        <w:tc>
          <w:tcPr>
            <w:tcW w:w="225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708F5858" w14:textId="77777777" w:rsidR="00093834" w:rsidRPr="000979B7" w:rsidRDefault="005A0574">
            <w:pPr>
              <w:jc w:val="center"/>
              <w:rPr>
                <w:sz w:val="18"/>
                <w:szCs w:val="18"/>
              </w:rPr>
            </w:pPr>
            <w:r>
              <w:rPr>
                <w:sz w:val="18"/>
                <w:szCs w:val="18"/>
              </w:rPr>
              <w:t>Handoffs and Information Exchange</w:t>
            </w:r>
          </w:p>
        </w:tc>
        <w:tc>
          <w:tcPr>
            <w:tcW w:w="648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463D2A92" w14:textId="77777777" w:rsidR="00093834" w:rsidRPr="000979B7" w:rsidRDefault="005A0574">
            <w:pPr>
              <w:jc w:val="center"/>
              <w:rPr>
                <w:sz w:val="18"/>
                <w:szCs w:val="18"/>
              </w:rPr>
            </w:pPr>
            <w:r>
              <w:rPr>
                <w:sz w:val="18"/>
                <w:szCs w:val="18"/>
              </w:rPr>
              <w:t>During shift changes, important patient care information is often left out.</w:t>
            </w:r>
          </w:p>
        </w:tc>
      </w:tr>
    </w:tbl>
    <w:p w14:paraId="4025AFCB" w14:textId="191FCD87" w:rsidR="00093834" w:rsidRDefault="00021B64" w:rsidP="00BE32FC">
      <w:pPr>
        <w:pStyle w:val="Caption"/>
      </w:pPr>
      <w:r>
        <w:t>Table 2: Reverse-worded questions and AHRQ codes within the HSOPS tool</w:t>
      </w:r>
    </w:p>
    <w:tbl>
      <w:tblPr>
        <w:tblpPr w:leftFromText="180" w:rightFromText="180" w:vertAnchor="text" w:horzAnchor="margin" w:tblpY="372"/>
        <w:tblW w:w="93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60"/>
      </w:tblGrid>
      <w:tr w:rsidR="00BE32FC" w14:paraId="3512CE74" w14:textId="77777777" w:rsidTr="00F778A2">
        <w:trPr>
          <w:trHeight w:val="20"/>
        </w:trPr>
        <w:tc>
          <w:tcPr>
            <w:tcW w:w="9360" w:type="dxa"/>
            <w:tcBorders>
              <w:top w:val="none" w:sz="0" w:space="0" w:color="FFFFFF"/>
              <w:left w:val="none" w:sz="0" w:space="0" w:color="FFFFFF"/>
              <w:bottom w:val="none" w:sz="0" w:space="0" w:color="FFFFFF"/>
              <w:right w:val="none" w:sz="0" w:space="0" w:color="FFFFFF"/>
            </w:tcBorders>
            <w:shd w:val="clear" w:color="auto" w:fill="49B19A"/>
            <w:tcMar>
              <w:top w:w="240" w:type="dxa"/>
              <w:left w:w="360" w:type="dxa"/>
              <w:bottom w:w="240" w:type="dxa"/>
              <w:right w:w="360" w:type="dxa"/>
            </w:tcMar>
          </w:tcPr>
          <w:p w14:paraId="3C309E68" w14:textId="683BBC26" w:rsidR="00BE32FC" w:rsidRDefault="004E6A1D" w:rsidP="00F778A2">
            <w:pPr>
              <w:spacing w:after="60"/>
            </w:pPr>
            <w:r>
              <w:rPr>
                <w:b/>
                <w:bCs/>
                <w:caps/>
                <w:color w:val="ADE2B6"/>
                <w:spacing w:val="60"/>
                <w:sz w:val="18"/>
                <w:szCs w:val="18"/>
              </w:rPr>
              <w:t>HIGHLIGHT</w:t>
            </w:r>
          </w:p>
          <w:p w14:paraId="3039D0FA" w14:textId="3BE4BBC2" w:rsidR="00BE32FC" w:rsidRDefault="00130E8D" w:rsidP="00F778A2">
            <w:pPr>
              <w:pStyle w:val="CalloutText"/>
            </w:pPr>
            <w:r>
              <w:t xml:space="preserve">Within the HSOPS tool, 13/30 questions are reverse-worded and </w:t>
            </w:r>
            <w:ins w:id="4" w:author="Claude" w:date="2026-06-26T21:05:00Z">
              <w:r>
                <w:t>8/10 composites contain reverse-worded questions</w:t>
              </w:r>
            </w:ins>
          </w:p>
        </w:tc>
      </w:tr>
    </w:tbl>
    <w:p w14:paraId="5288590C" w14:textId="77777777" w:rsidR="00130E8D" w:rsidRDefault="00130E8D">
      <w:pPr>
        <w:pStyle w:val="Eyebrow"/>
      </w:pPr>
    </w:p>
    <w:p w14:paraId="00D5D4D8" w14:textId="3EE0D641" w:rsidR="00093834" w:rsidRDefault="005A0574">
      <w:pPr>
        <w:pStyle w:val="Eyebrow"/>
      </w:pPr>
      <w:r>
        <w:t>Section 4</w:t>
      </w:r>
    </w:p>
    <w:p w14:paraId="26530AA2" w14:textId="26349BBB" w:rsidR="00093834" w:rsidRDefault="004D633B">
      <w:pPr>
        <w:pStyle w:val="Heading1"/>
      </w:pPr>
      <w:r>
        <w:t>Mapping the Data</w:t>
      </w:r>
    </w:p>
    <w:p w14:paraId="2A6F5C4B" w14:textId="6C4E0939" w:rsidR="00911187" w:rsidRDefault="005A0574">
      <w:r>
        <w:t xml:space="preserve">The survey data passed through four points: </w:t>
      </w:r>
    </w:p>
    <w:p w14:paraId="22A6B526" w14:textId="2439797F" w:rsidR="00911187" w:rsidRDefault="00FF29CD" w:rsidP="00911187">
      <w:pPr>
        <w:pStyle w:val="ListParagraph"/>
        <w:numPr>
          <w:ilvl w:val="0"/>
          <w:numId w:val="5"/>
        </w:numPr>
      </w:pPr>
      <w:r>
        <w:rPr>
          <w:b/>
          <w:bCs/>
        </w:rPr>
        <w:t>Prior vendor survey and reporting:</w:t>
      </w:r>
      <w:r>
        <w:t xml:space="preserve"> the vendor collected the responses </w:t>
      </w:r>
      <w:r>
        <w:rPr>
          <w:u w:val="single"/>
        </w:rPr>
        <w:t>and</w:t>
      </w:r>
      <w:r>
        <w:t xml:space="preserve"> provided reporting materials to Ascension. </w:t>
      </w:r>
    </w:p>
    <w:p w14:paraId="03377C91" w14:textId="5677ACAC" w:rsidR="00911187" w:rsidRDefault="00FF29CD" w:rsidP="00911187">
      <w:pPr>
        <w:pStyle w:val="ListParagraph"/>
        <w:numPr>
          <w:ilvl w:val="0"/>
          <w:numId w:val="5"/>
        </w:numPr>
      </w:pPr>
      <w:r>
        <w:rPr>
          <w:b/>
          <w:bCs/>
        </w:rPr>
        <w:t>Prior vendor data export:</w:t>
      </w:r>
      <w:r>
        <w:t xml:space="preserve"> the vendor provided a web portal for Ascension to download the “raw data file” of survey results</w:t>
      </w:r>
    </w:p>
    <w:p w14:paraId="1643E1FB" w14:textId="0D2E56CB" w:rsidR="00911187" w:rsidRDefault="005A0574" w:rsidP="00911187">
      <w:pPr>
        <w:pStyle w:val="ListParagraph"/>
        <w:numPr>
          <w:ilvl w:val="0"/>
          <w:numId w:val="5"/>
        </w:numPr>
      </w:pPr>
      <w:r>
        <w:rPr>
          <w:b/>
          <w:bCs/>
        </w:rPr>
        <w:t>AHCA data-entry tool:</w:t>
      </w:r>
      <w:r>
        <w:t xml:space="preserve"> Ascension proceeded to load the raw results into internal tooling (ex: Tableau) and AHCA’s macro-enabled Excel tool. This tool applies standard reverse-scoring and expects un-normalized responses. </w:t>
      </w:r>
    </w:p>
    <w:p w14:paraId="5ACBAA1D" w14:textId="4C2B22F9" w:rsidR="00093834" w:rsidRDefault="005A0574" w:rsidP="00911187">
      <w:pPr>
        <w:pStyle w:val="ListParagraph"/>
        <w:numPr>
          <w:ilvl w:val="0"/>
          <w:numId w:val="5"/>
        </w:numPr>
      </w:pPr>
      <w:r>
        <w:rPr>
          <w:b/>
          <w:bCs/>
        </w:rPr>
        <w:t>Submission:</w:t>
      </w:r>
      <w:r>
        <w:t xml:space="preserve"> the tool produced the per-facility files for AHCA’s system submissions with the reverse-worded items still normalized.</w:t>
      </w:r>
    </w:p>
    <w:p w14:paraId="58004C04" w14:textId="77777777" w:rsidR="00CC7BE7" w:rsidRDefault="00CC7BE7"/>
    <w:p w14:paraId="75987CB3" w14:textId="44E9328E" w:rsidR="00093834" w:rsidRDefault="005A0574">
      <w:r>
        <w:t xml:space="preserve">The table traces a control question (“A1”, positively-worded) and a reverse-worded question (A3) through these points for the example of Sacred Heart Emerald Coast Hospital. The reverse-worded </w:t>
      </w:r>
      <w:r>
        <w:lastRenderedPageBreak/>
        <w:t>value is shown as correct in the prior vendor reporting but incorrect when calculated beyond that point. The control question is stable everywhere. This means that the prior vendor accounted for reverse-worded questions in their reporting but “normalized” the reverse-worded values in the Ascension provided data export.</w:t>
      </w:r>
    </w:p>
    <w:p w14:paraId="34AB1144" w14:textId="77777777" w:rsidR="00D90B49" w:rsidRDefault="00D90B49"/>
    <w:tbl>
      <w:tblPr>
        <w:tblW w:w="9350" w:type="dxa"/>
        <w:tblLook w:val="04A0" w:firstRow="1" w:lastRow="0" w:firstColumn="1" w:lastColumn="0" w:noHBand="0" w:noVBand="1"/>
      </w:tblPr>
      <w:tblGrid>
        <w:gridCol w:w="594"/>
        <w:gridCol w:w="3181"/>
        <w:gridCol w:w="2790"/>
        <w:gridCol w:w="2785"/>
      </w:tblGrid>
      <w:tr w:rsidR="003360BE" w14:paraId="1293D913" w14:textId="77777777" w:rsidTr="003360BE">
        <w:tc>
          <w:tcPr>
            <w:tcW w:w="594" w:type="dxa"/>
            <w:tcBorders>
              <w:top w:val="single" w:sz="4" w:space="0" w:color="D9D9D9"/>
              <w:left w:val="single" w:sz="4" w:space="0" w:color="D9D9D9"/>
              <w:bottom w:val="single" w:sz="4" w:space="0" w:color="D9D9D9"/>
              <w:right w:val="single" w:sz="4" w:space="0" w:color="D9D9D9"/>
            </w:tcBorders>
            <w:shd w:val="clear" w:color="auto" w:fill="49B19A"/>
          </w:tcPr>
          <w:p w14:paraId="10120DEF" w14:textId="4FD71433" w:rsidR="003360BE" w:rsidRDefault="003360BE" w:rsidP="003360BE">
            <w:pPr>
              <w:jc w:val="center"/>
              <w:rPr>
                <w:b/>
                <w:bCs/>
                <w:sz w:val="18"/>
                <w:szCs w:val="18"/>
              </w:rPr>
            </w:pPr>
            <w:r>
              <w:rPr>
                <w:b/>
                <w:bCs/>
                <w:sz w:val="18"/>
                <w:szCs w:val="18"/>
              </w:rPr>
              <w:t>Step</w:t>
            </w:r>
          </w:p>
        </w:tc>
        <w:tc>
          <w:tcPr>
            <w:tcW w:w="3181"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14:paraId="50450D6B" w14:textId="4CAFD1D7" w:rsidR="003360BE" w:rsidRDefault="003360BE">
            <w:pPr>
              <w:rPr>
                <w:b/>
                <w:bCs/>
                <w:sz w:val="18"/>
                <w:szCs w:val="18"/>
              </w:rPr>
            </w:pPr>
            <w:r>
              <w:rPr>
                <w:b/>
                <w:bCs/>
                <w:sz w:val="18"/>
                <w:szCs w:val="18"/>
              </w:rPr>
              <w:t>Example for Sacred Heart Emerald Coast</w:t>
            </w:r>
          </w:p>
          <w:p w14:paraId="75F4D33D" w14:textId="48D54ECD" w:rsidR="003360BE" w:rsidRPr="00D90B49" w:rsidRDefault="003360BE">
            <w:pPr>
              <w:rPr>
                <w:sz w:val="18"/>
                <w:szCs w:val="18"/>
              </w:rPr>
            </w:pPr>
            <w:r>
              <w:rPr>
                <w:b/>
                <w:bCs/>
                <w:sz w:val="18"/>
                <w:szCs w:val="18"/>
              </w:rPr>
              <w:t>N = 419 submitted</w:t>
            </w:r>
          </w:p>
        </w:tc>
        <w:tc>
          <w:tcPr>
            <w:tcW w:w="2790"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14:paraId="33273DAD" w14:textId="415AEA99" w:rsidR="003360BE" w:rsidRPr="00D90B49" w:rsidRDefault="003360BE">
            <w:pPr>
              <w:jc w:val="center"/>
              <w:rPr>
                <w:b/>
                <w:bCs/>
                <w:sz w:val="18"/>
                <w:szCs w:val="18"/>
              </w:rPr>
            </w:pPr>
            <w:r>
              <w:rPr>
                <w:b/>
                <w:bCs/>
                <w:sz w:val="18"/>
                <w:szCs w:val="18"/>
              </w:rPr>
              <w:t>A1 control (% positive)</w:t>
            </w:r>
          </w:p>
          <w:p w14:paraId="4C58C0DF" w14:textId="7E4CA091" w:rsidR="003360BE" w:rsidRPr="00CC4DD6" w:rsidRDefault="003360BE">
            <w:pPr>
              <w:jc w:val="center"/>
              <w:rPr>
                <w:i/>
                <w:iCs/>
                <w:sz w:val="18"/>
                <w:szCs w:val="18"/>
              </w:rPr>
            </w:pPr>
            <w:r>
              <w:rPr>
                <w:b/>
                <w:bCs/>
                <w:i/>
                <w:iCs/>
                <w:sz w:val="18"/>
                <w:szCs w:val="18"/>
              </w:rPr>
              <w:t>“In this unit, we work together as an effective team.”</w:t>
            </w:r>
          </w:p>
        </w:tc>
        <w:tc>
          <w:tcPr>
            <w:tcW w:w="2785"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14:paraId="03EC12A4" w14:textId="4D7C1261" w:rsidR="003360BE" w:rsidRPr="00D90B49" w:rsidRDefault="003360BE">
            <w:pPr>
              <w:jc w:val="center"/>
              <w:rPr>
                <w:sz w:val="18"/>
                <w:szCs w:val="18"/>
              </w:rPr>
            </w:pPr>
            <w:r>
              <w:rPr>
                <w:b/>
                <w:bCs/>
                <w:sz w:val="18"/>
                <w:szCs w:val="18"/>
              </w:rPr>
              <w:t>A3 reverse-worded (% positive)</w:t>
            </w:r>
            <w:r>
              <w:rPr>
                <w:b/>
                <w:bCs/>
                <w:sz w:val="18"/>
                <w:szCs w:val="18"/>
              </w:rPr>
              <w:br/>
            </w:r>
            <w:r>
              <w:rPr>
                <w:b/>
                <w:bCs/>
                <w:i/>
                <w:iCs/>
                <w:sz w:val="18"/>
                <w:szCs w:val="18"/>
              </w:rPr>
              <w:t>“Staff in this unit work longer hours than is best for patient care.”</w:t>
            </w:r>
          </w:p>
        </w:tc>
      </w:tr>
      <w:tr w:rsidR="003360BE" w14:paraId="0218A19D" w14:textId="77777777" w:rsidTr="003360BE">
        <w:tc>
          <w:tcPr>
            <w:tcW w:w="594" w:type="dxa"/>
            <w:tcBorders>
              <w:top w:val="single" w:sz="4" w:space="0" w:color="D9D9D9"/>
              <w:left w:val="single" w:sz="4" w:space="0" w:color="D9D9D9"/>
              <w:bottom w:val="single" w:sz="4" w:space="0" w:color="D9D9D9"/>
              <w:right w:val="single" w:sz="4" w:space="0" w:color="D9D9D9"/>
            </w:tcBorders>
          </w:tcPr>
          <w:p w14:paraId="54BF1D03" w14:textId="092EBA81" w:rsidR="003360BE" w:rsidRDefault="003360BE" w:rsidP="003360BE">
            <w:pPr>
              <w:jc w:val="center"/>
              <w:rPr>
                <w:sz w:val="18"/>
                <w:szCs w:val="18"/>
              </w:rPr>
            </w:pPr>
            <w:r>
              <w:rPr>
                <w:sz w:val="18"/>
                <w:szCs w:val="18"/>
              </w:rPr>
              <w:t>1</w:t>
            </w:r>
          </w:p>
        </w:tc>
        <w:tc>
          <w:tcPr>
            <w:tcW w:w="3181"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4CFB69EB" w14:textId="341E2E65" w:rsidR="003360BE" w:rsidRPr="00D90B49" w:rsidRDefault="003360BE" w:rsidP="008630A2">
            <w:pPr>
              <w:rPr>
                <w:sz w:val="18"/>
                <w:szCs w:val="18"/>
              </w:rPr>
            </w:pPr>
            <w:r>
              <w:rPr>
                <w:sz w:val="18"/>
                <w:szCs w:val="18"/>
              </w:rPr>
              <w:t>Prior Vendor survey reporting</w:t>
            </w:r>
          </w:p>
        </w:tc>
        <w:tc>
          <w:tcPr>
            <w:tcW w:w="279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641B492A" w14:textId="008C188B" w:rsidR="003360BE" w:rsidRPr="00D90B49" w:rsidRDefault="003360BE" w:rsidP="008630A2">
            <w:pPr>
              <w:jc w:val="center"/>
              <w:rPr>
                <w:sz w:val="18"/>
                <w:szCs w:val="18"/>
              </w:rPr>
            </w:pPr>
            <w:r>
              <w:rPr>
                <w:sz w:val="18"/>
                <w:szCs w:val="18"/>
              </w:rPr>
              <w:t>94.4%</w:t>
            </w:r>
          </w:p>
        </w:tc>
        <w:tc>
          <w:tcPr>
            <w:tcW w:w="278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05D2C693" w14:textId="036C76D0" w:rsidR="003360BE" w:rsidRPr="00D90B49" w:rsidRDefault="003360BE" w:rsidP="008630A2">
            <w:pPr>
              <w:jc w:val="center"/>
              <w:rPr>
                <w:sz w:val="18"/>
                <w:szCs w:val="18"/>
              </w:rPr>
            </w:pPr>
            <w:r>
              <w:rPr>
                <w:sz w:val="18"/>
                <w:szCs w:val="18"/>
              </w:rPr>
              <w:t>53.4%</w:t>
            </w:r>
          </w:p>
        </w:tc>
      </w:tr>
      <w:tr w:rsidR="003360BE" w14:paraId="56A561AD" w14:textId="77777777" w:rsidTr="003360BE">
        <w:tc>
          <w:tcPr>
            <w:tcW w:w="594" w:type="dxa"/>
            <w:tcBorders>
              <w:top w:val="single" w:sz="4" w:space="0" w:color="D9D9D9"/>
              <w:left w:val="single" w:sz="4" w:space="0" w:color="D9D9D9"/>
              <w:bottom w:val="single" w:sz="4" w:space="0" w:color="D9D9D9"/>
              <w:right w:val="single" w:sz="4" w:space="0" w:color="D9D9D9"/>
            </w:tcBorders>
          </w:tcPr>
          <w:p w14:paraId="31811212" w14:textId="60B58F66" w:rsidR="003360BE" w:rsidRDefault="003360BE" w:rsidP="003360BE">
            <w:pPr>
              <w:jc w:val="center"/>
              <w:rPr>
                <w:sz w:val="18"/>
                <w:szCs w:val="18"/>
              </w:rPr>
            </w:pPr>
            <w:r>
              <w:rPr>
                <w:sz w:val="18"/>
                <w:szCs w:val="18"/>
              </w:rPr>
              <w:t>2</w:t>
            </w:r>
          </w:p>
        </w:tc>
        <w:tc>
          <w:tcPr>
            <w:tcW w:w="3181"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6860E2D7" w14:textId="5AAC0BA5" w:rsidR="003360BE" w:rsidRDefault="003360BE" w:rsidP="008630A2">
            <w:pPr>
              <w:rPr>
                <w:sz w:val="18"/>
                <w:szCs w:val="18"/>
              </w:rPr>
            </w:pPr>
            <w:r>
              <w:rPr>
                <w:sz w:val="18"/>
                <w:szCs w:val="18"/>
              </w:rPr>
              <w:t>Prior Vendor data export (“raw file”)</w:t>
            </w:r>
          </w:p>
        </w:tc>
        <w:tc>
          <w:tcPr>
            <w:tcW w:w="279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67EB48DD" w14:textId="34ED1BF3" w:rsidR="003360BE" w:rsidRPr="00D90B49" w:rsidRDefault="003360BE" w:rsidP="008630A2">
            <w:pPr>
              <w:jc w:val="center"/>
              <w:rPr>
                <w:sz w:val="18"/>
                <w:szCs w:val="18"/>
              </w:rPr>
            </w:pPr>
            <w:r>
              <w:rPr>
                <w:sz w:val="18"/>
                <w:szCs w:val="18"/>
              </w:rPr>
              <w:t>94.4%</w:t>
            </w:r>
          </w:p>
        </w:tc>
        <w:tc>
          <w:tcPr>
            <w:tcW w:w="278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485742AA" w14:textId="2ABD32D0" w:rsidR="003360BE" w:rsidRPr="00090EFB" w:rsidRDefault="003360BE" w:rsidP="008630A2">
            <w:pPr>
              <w:jc w:val="center"/>
              <w:rPr>
                <w:color w:val="EE0000"/>
                <w:sz w:val="18"/>
                <w:szCs w:val="18"/>
              </w:rPr>
            </w:pPr>
            <w:r>
              <w:rPr>
                <w:color w:val="EE0000"/>
                <w:sz w:val="18"/>
                <w:szCs w:val="18"/>
              </w:rPr>
              <w:t>18.1%</w:t>
            </w:r>
          </w:p>
        </w:tc>
      </w:tr>
      <w:tr w:rsidR="003360BE" w14:paraId="678964E3" w14:textId="77777777" w:rsidTr="003360BE">
        <w:tc>
          <w:tcPr>
            <w:tcW w:w="594" w:type="dxa"/>
            <w:tcBorders>
              <w:top w:val="single" w:sz="4" w:space="0" w:color="D9D9D9"/>
              <w:left w:val="single" w:sz="4" w:space="0" w:color="D9D9D9"/>
              <w:bottom w:val="single" w:sz="4" w:space="0" w:color="D9D9D9"/>
              <w:right w:val="single" w:sz="4" w:space="0" w:color="D9D9D9"/>
            </w:tcBorders>
          </w:tcPr>
          <w:p w14:paraId="50A9ACC5" w14:textId="304B2029" w:rsidR="003360BE" w:rsidRDefault="003360BE" w:rsidP="003360BE">
            <w:pPr>
              <w:jc w:val="center"/>
              <w:rPr>
                <w:sz w:val="18"/>
                <w:szCs w:val="18"/>
              </w:rPr>
            </w:pPr>
            <w:r>
              <w:rPr>
                <w:sz w:val="18"/>
                <w:szCs w:val="18"/>
              </w:rPr>
              <w:t>3</w:t>
            </w:r>
          </w:p>
        </w:tc>
        <w:tc>
          <w:tcPr>
            <w:tcW w:w="3181"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05FCBDF5" w14:textId="7C7C2F8D" w:rsidR="003360BE" w:rsidRPr="00D90B49" w:rsidRDefault="003360BE" w:rsidP="008630A2">
            <w:pPr>
              <w:rPr>
                <w:sz w:val="18"/>
                <w:szCs w:val="18"/>
              </w:rPr>
            </w:pPr>
            <w:r>
              <w:rPr>
                <w:sz w:val="18"/>
                <w:szCs w:val="18"/>
              </w:rPr>
              <w:t>AHCA macro-enabled Excel tool</w:t>
            </w:r>
          </w:p>
        </w:tc>
        <w:tc>
          <w:tcPr>
            <w:tcW w:w="279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4C102324" w14:textId="0A357E03" w:rsidR="003360BE" w:rsidRPr="00D90B49" w:rsidRDefault="003360BE" w:rsidP="008630A2">
            <w:pPr>
              <w:jc w:val="center"/>
              <w:rPr>
                <w:sz w:val="18"/>
                <w:szCs w:val="18"/>
              </w:rPr>
            </w:pPr>
            <w:r>
              <w:rPr>
                <w:sz w:val="18"/>
                <w:szCs w:val="18"/>
              </w:rPr>
              <w:t>94.4%</w:t>
            </w:r>
          </w:p>
        </w:tc>
        <w:tc>
          <w:tcPr>
            <w:tcW w:w="278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22210354" w14:textId="5C49CB25" w:rsidR="003360BE" w:rsidRPr="00090EFB" w:rsidRDefault="003360BE" w:rsidP="008630A2">
            <w:pPr>
              <w:jc w:val="center"/>
              <w:rPr>
                <w:color w:val="EE0000"/>
                <w:sz w:val="18"/>
                <w:szCs w:val="18"/>
              </w:rPr>
            </w:pPr>
            <w:r>
              <w:rPr>
                <w:color w:val="EE0000"/>
                <w:sz w:val="18"/>
                <w:szCs w:val="18"/>
              </w:rPr>
              <w:t>18.1%</w:t>
            </w:r>
          </w:p>
        </w:tc>
      </w:tr>
      <w:tr w:rsidR="003360BE" w14:paraId="796EA23C" w14:textId="77777777" w:rsidTr="003360BE">
        <w:tc>
          <w:tcPr>
            <w:tcW w:w="594" w:type="dxa"/>
            <w:tcBorders>
              <w:top w:val="single" w:sz="4" w:space="0" w:color="D9D9D9"/>
              <w:left w:val="single" w:sz="4" w:space="0" w:color="D9D9D9"/>
              <w:bottom w:val="single" w:sz="4" w:space="0" w:color="D9D9D9"/>
              <w:right w:val="single" w:sz="4" w:space="0" w:color="D9D9D9"/>
            </w:tcBorders>
          </w:tcPr>
          <w:p w14:paraId="312DD230" w14:textId="4D1D9225" w:rsidR="003360BE" w:rsidRDefault="003360BE" w:rsidP="003360BE">
            <w:pPr>
              <w:jc w:val="center"/>
              <w:rPr>
                <w:sz w:val="18"/>
                <w:szCs w:val="18"/>
              </w:rPr>
            </w:pPr>
            <w:r>
              <w:rPr>
                <w:sz w:val="18"/>
                <w:szCs w:val="18"/>
              </w:rPr>
              <w:t>4</w:t>
            </w:r>
          </w:p>
        </w:tc>
        <w:tc>
          <w:tcPr>
            <w:tcW w:w="3181"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66018571" w14:textId="6544E8AB" w:rsidR="003360BE" w:rsidRDefault="003360BE" w:rsidP="008630A2">
            <w:pPr>
              <w:rPr>
                <w:sz w:val="18"/>
                <w:szCs w:val="18"/>
              </w:rPr>
            </w:pPr>
            <w:r>
              <w:rPr>
                <w:sz w:val="18"/>
                <w:szCs w:val="18"/>
              </w:rPr>
              <w:t>Submission to AHCA PSCS</w:t>
            </w:r>
          </w:p>
        </w:tc>
        <w:tc>
          <w:tcPr>
            <w:tcW w:w="279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636923EE" w14:textId="674CB001" w:rsidR="003360BE" w:rsidRPr="00D90B49" w:rsidRDefault="003360BE" w:rsidP="008630A2">
            <w:pPr>
              <w:jc w:val="center"/>
              <w:rPr>
                <w:sz w:val="18"/>
                <w:szCs w:val="18"/>
              </w:rPr>
            </w:pPr>
            <w:r>
              <w:rPr>
                <w:sz w:val="18"/>
                <w:szCs w:val="18"/>
              </w:rPr>
              <w:t>94.4%</w:t>
            </w:r>
          </w:p>
        </w:tc>
        <w:tc>
          <w:tcPr>
            <w:tcW w:w="2785"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5394402B" w14:textId="10DFC145" w:rsidR="003360BE" w:rsidRPr="00090EFB" w:rsidRDefault="003360BE" w:rsidP="008630A2">
            <w:pPr>
              <w:jc w:val="center"/>
              <w:rPr>
                <w:color w:val="EE0000"/>
                <w:sz w:val="18"/>
                <w:szCs w:val="18"/>
              </w:rPr>
            </w:pPr>
            <w:r>
              <w:rPr>
                <w:color w:val="EE0000"/>
                <w:sz w:val="18"/>
                <w:szCs w:val="18"/>
              </w:rPr>
              <w:t>18.1%</w:t>
            </w:r>
          </w:p>
        </w:tc>
      </w:tr>
    </w:tbl>
    <w:p w14:paraId="3338E915" w14:textId="53218165" w:rsidR="00093834" w:rsidRDefault="005A0574">
      <w:pPr>
        <w:pStyle w:val="Caption"/>
      </w:pPr>
      <w:r>
        <w:t>Table 3:  Data Chain of Custody – shows the difference in result scoring across the chain for questions A1 and A3 for Emerald Coast</w:t>
      </w:r>
    </w:p>
    <w:p w14:paraId="2952A43F" w14:textId="4A450C30" w:rsidR="00093834" w:rsidRPr="001F23FA" w:rsidRDefault="001F23FA">
      <w:pPr>
        <w:rPr>
          <w:i/>
          <w:iCs/>
        </w:rPr>
      </w:pPr>
      <w:r>
        <w:t xml:space="preserve">The prior vendor’s own facility reports corroborate this. For Sacred Heart Emerald Coast the vendor report shows the question </w:t>
      </w:r>
      <w:r>
        <w:rPr>
          <w:i/>
          <w:iCs/>
        </w:rPr>
        <w:t xml:space="preserve">“In this unit, we work together as an effective team.” </w:t>
      </w:r>
      <w:r>
        <w:t>at 94.4% and the question</w:t>
      </w:r>
      <w:r>
        <w:rPr>
          <w:i/>
          <w:iCs/>
        </w:rPr>
        <w:t xml:space="preserve"> “Staff work longer hours than is best for patient care”</w:t>
      </w:r>
      <w:r>
        <w:t xml:space="preserve"> (A3) at 53.4%. This matches the </w:t>
      </w:r>
      <w:r>
        <w:rPr>
          <w:b/>
          <w:bCs/>
        </w:rPr>
        <w:t>corrected</w:t>
      </w:r>
      <w:r>
        <w:t xml:space="preserve"> figures, not the submitted ones.</w:t>
      </w:r>
    </w:p>
    <w:p w14:paraId="5951727B" w14:textId="77777777" w:rsidR="008C6DDB" w:rsidRDefault="008C6DDB"/>
    <w:p w14:paraId="31BAFBA5" w14:textId="5503F2F2" w:rsidR="008630A2" w:rsidRDefault="006E34F6">
      <w:r>
        <w:rPr>
          <w:noProof/>
        </w:rPr>
        <w:drawing>
          <wp:inline distT="0" distB="0" distL="0" distR="0" wp14:anchorId="5520AB44" wp14:editId="2B22605C">
            <wp:extent cx="5943600" cy="357809"/>
            <wp:effectExtent l="0" t="0" r="0" b="0"/>
            <wp:docPr id="202622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23707" name=""/>
                    <pic:cNvPicPr/>
                  </pic:nvPicPr>
                  <pic:blipFill rotWithShape="1">
                    <a:blip r:embed="rId17"/>
                    <a:srcRect b="64201"/>
                    <a:stretch>
                      <a:fillRect/>
                    </a:stretch>
                  </pic:blipFill>
                  <pic:spPr bwMode="auto">
                    <a:xfrm>
                      <a:off x="0" y="0"/>
                      <a:ext cx="5943600" cy="357809"/>
                    </a:xfrm>
                    <a:prstGeom prst="rect">
                      <a:avLst/>
                    </a:prstGeom>
                    <a:ln>
                      <a:noFill/>
                    </a:ln>
                    <a:extLst>
                      <a:ext uri="{53640926-AAD7-44D8-BBD7-CCE9431645EC}">
                        <a14:shadowObscured xmlns:a14="http://schemas.microsoft.com/office/drawing/2010/main"/>
                      </a:ext>
                    </a:extLst>
                  </pic:spPr>
                </pic:pic>
              </a:graphicData>
            </a:graphic>
          </wp:inline>
        </w:drawing>
      </w:r>
    </w:p>
    <w:p w14:paraId="2838CE10" w14:textId="2646155B" w:rsidR="001F23FA" w:rsidRDefault="001F23FA">
      <w:r>
        <w:rPr>
          <w:noProof/>
        </w:rPr>
        <w:drawing>
          <wp:inline distT="0" distB="0" distL="0" distR="0" wp14:anchorId="69ADF9DB" wp14:editId="331B4979">
            <wp:extent cx="5943600" cy="467747"/>
            <wp:effectExtent l="0" t="0" r="0" b="2540"/>
            <wp:docPr id="1505809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23707" name=""/>
                    <pic:cNvPicPr/>
                  </pic:nvPicPr>
                  <pic:blipFill rotWithShape="1">
                    <a:blip r:embed="rId17"/>
                    <a:srcRect t="53201"/>
                    <a:stretch>
                      <a:fillRect/>
                    </a:stretch>
                  </pic:blipFill>
                  <pic:spPr bwMode="auto">
                    <a:xfrm>
                      <a:off x="0" y="0"/>
                      <a:ext cx="5943600" cy="467747"/>
                    </a:xfrm>
                    <a:prstGeom prst="rect">
                      <a:avLst/>
                    </a:prstGeom>
                    <a:ln>
                      <a:noFill/>
                    </a:ln>
                    <a:extLst>
                      <a:ext uri="{53640926-AAD7-44D8-BBD7-CCE9431645EC}">
                        <a14:shadowObscured xmlns:a14="http://schemas.microsoft.com/office/drawing/2010/main"/>
                      </a:ext>
                    </a:extLst>
                  </pic:spPr>
                </pic:pic>
              </a:graphicData>
            </a:graphic>
          </wp:inline>
        </w:drawing>
      </w:r>
    </w:p>
    <w:p w14:paraId="671E8890" w14:textId="4C3552E7" w:rsidR="00CC7BE7" w:rsidRDefault="001F23FA" w:rsidP="004E6A1D">
      <w:pPr>
        <w:pStyle w:val="Caption"/>
      </w:pPr>
      <w:r>
        <w:t>Figure 3: Prior vendor reports correctly displayed A1 and A3 results for Emerald Coast in “26016 EC Hospital Report COS 2024 Slide Deck.pptx” slide 5</w:t>
      </w:r>
    </w:p>
    <w:tbl>
      <w:tblPr>
        <w:tblpPr w:leftFromText="180" w:rightFromText="180" w:vertAnchor="text" w:horzAnchor="margin" w:tblpY="372"/>
        <w:tblW w:w="93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60"/>
      </w:tblGrid>
      <w:tr w:rsidR="00BE32FC" w14:paraId="3F9E8B32" w14:textId="77777777" w:rsidTr="00F778A2">
        <w:trPr>
          <w:trHeight w:val="20"/>
        </w:trPr>
        <w:tc>
          <w:tcPr>
            <w:tcW w:w="9360" w:type="dxa"/>
            <w:tcBorders>
              <w:top w:val="none" w:sz="0" w:space="0" w:color="FFFFFF"/>
              <w:left w:val="none" w:sz="0" w:space="0" w:color="FFFFFF"/>
              <w:bottom w:val="none" w:sz="0" w:space="0" w:color="FFFFFF"/>
              <w:right w:val="none" w:sz="0" w:space="0" w:color="FFFFFF"/>
            </w:tcBorders>
            <w:shd w:val="clear" w:color="auto" w:fill="49B19A"/>
            <w:tcMar>
              <w:top w:w="240" w:type="dxa"/>
              <w:left w:w="360" w:type="dxa"/>
              <w:bottom w:w="240" w:type="dxa"/>
              <w:right w:w="360" w:type="dxa"/>
            </w:tcMar>
          </w:tcPr>
          <w:p w14:paraId="14EA85A2" w14:textId="2E08F25B" w:rsidR="00BE32FC" w:rsidRDefault="004E6A1D" w:rsidP="00F778A2">
            <w:pPr>
              <w:spacing w:after="60"/>
            </w:pPr>
            <w:r>
              <w:rPr>
                <w:b/>
                <w:bCs/>
                <w:caps/>
                <w:color w:val="ADE2B6"/>
                <w:spacing w:val="60"/>
                <w:sz w:val="18"/>
                <w:szCs w:val="18"/>
              </w:rPr>
              <w:t>highlight</w:t>
            </w:r>
          </w:p>
          <w:p w14:paraId="04154902" w14:textId="6A6C939A" w:rsidR="00BE32FC" w:rsidRDefault="004E6A1D" w:rsidP="00F778A2">
            <w:pPr>
              <w:pStyle w:val="CalloutText"/>
            </w:pPr>
            <w:r>
              <w:t>For question A1 (positive-worded), the data is unaffected through the data chain of custody at Emerald Coast. For question A3 (reverse-worded), the data differs along the chain due to the prior vendor normalization of the raw data</w:t>
            </w:r>
          </w:p>
        </w:tc>
      </w:tr>
    </w:tbl>
    <w:p w14:paraId="2FC43323" w14:textId="77777777" w:rsidR="00BE32FC" w:rsidRDefault="00BE32FC">
      <w:pPr>
        <w:pStyle w:val="Eyebrow"/>
      </w:pPr>
    </w:p>
    <w:p w14:paraId="6273C1A7" w14:textId="2D87047E" w:rsidR="00093834" w:rsidRDefault="005A0574">
      <w:pPr>
        <w:pStyle w:val="Eyebrow"/>
      </w:pPr>
      <w:r>
        <w:t>Section 5</w:t>
      </w:r>
    </w:p>
    <w:p w14:paraId="0DD9096D" w14:textId="7C515F3A" w:rsidR="00093834" w:rsidRDefault="0042672A">
      <w:pPr>
        <w:pStyle w:val="Heading1"/>
      </w:pPr>
      <w:r>
        <w:t>Confirming the Defect</w:t>
      </w:r>
    </w:p>
    <w:p w14:paraId="5A4B4156" w14:textId="3AC080F5" w:rsidR="00093834" w:rsidRDefault="0042672A">
      <w:r>
        <w:t>Carrying the Sacred Heart Emerald Coast example through, the example fans out to the full data set for the hospital when viewing the percent positive, percent neutral, and percent negative for each composite before and after the reverse-worded questions are re-coded.</w:t>
      </w:r>
    </w:p>
    <w:p w14:paraId="5633BDE5" w14:textId="77777777" w:rsidR="006E34F6" w:rsidRDefault="006E34F6"/>
    <w:p w14:paraId="555421D6" w14:textId="0CB413AF" w:rsidR="006E34F6" w:rsidRDefault="006E34F6" w:rsidP="00741BC7">
      <w:pPr>
        <w:pStyle w:val="Caption"/>
      </w:pPr>
      <w:r>
        <w:rPr>
          <w:noProof/>
        </w:rPr>
        <w:lastRenderedPageBreak/>
        <w:drawing>
          <wp:anchor distT="0" distB="0" distL="114300" distR="114300" simplePos="0" relativeHeight="251663360" behindDoc="0" locked="0" layoutInCell="1" allowOverlap="1" wp14:anchorId="4089ED28" wp14:editId="699E94BA">
            <wp:simplePos x="0" y="0"/>
            <wp:positionH relativeFrom="column">
              <wp:posOffset>0</wp:posOffset>
            </wp:positionH>
            <wp:positionV relativeFrom="paragraph">
              <wp:posOffset>0</wp:posOffset>
            </wp:positionV>
            <wp:extent cx="5816009" cy="3134183"/>
            <wp:effectExtent l="0" t="0" r="635" b="3175"/>
            <wp:wrapTopAndBottom/>
            <wp:docPr id="48414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4820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16009" cy="3134183"/>
                    </a:xfrm>
                    <a:prstGeom prst="rect">
                      <a:avLst/>
                    </a:prstGeom>
                  </pic:spPr>
                </pic:pic>
              </a:graphicData>
            </a:graphic>
            <wp14:sizeRelH relativeFrom="page">
              <wp14:pctWidth>0</wp14:pctWidth>
            </wp14:sizeRelH>
            <wp14:sizeRelV relativeFrom="page">
              <wp14:pctHeight>0</wp14:pctHeight>
            </wp14:sizeRelV>
          </wp:anchor>
        </w:drawing>
      </w:r>
      <w:r>
        <w:t>Figure 4: Emerald Coast – Response Distribution by Composite (As Submitted) shows large distribution of percent negative responses</w:t>
      </w:r>
    </w:p>
    <w:p w14:paraId="5733DF2F" w14:textId="77777777" w:rsidR="00741BC7" w:rsidRDefault="00741BC7" w:rsidP="00741BC7"/>
    <w:p w14:paraId="7F481A80" w14:textId="25A3D10D" w:rsidR="002571FD" w:rsidRDefault="006E34F6" w:rsidP="00741BC7">
      <w:pPr>
        <w:pStyle w:val="Caption"/>
      </w:pPr>
      <w:r>
        <w:rPr>
          <w:noProof/>
        </w:rPr>
        <w:drawing>
          <wp:anchor distT="0" distB="0" distL="114300" distR="114300" simplePos="0" relativeHeight="251664384" behindDoc="0" locked="0" layoutInCell="1" allowOverlap="1" wp14:anchorId="19B3CC4F" wp14:editId="0CC12B16">
            <wp:simplePos x="0" y="0"/>
            <wp:positionH relativeFrom="column">
              <wp:posOffset>0</wp:posOffset>
            </wp:positionH>
            <wp:positionV relativeFrom="paragraph">
              <wp:posOffset>1270</wp:posOffset>
            </wp:positionV>
            <wp:extent cx="5943600" cy="3329940"/>
            <wp:effectExtent l="0" t="0" r="0" b="0"/>
            <wp:wrapTopAndBottom/>
            <wp:docPr id="141730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0760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29940"/>
                    </a:xfrm>
                    <a:prstGeom prst="rect">
                      <a:avLst/>
                    </a:prstGeom>
                  </pic:spPr>
                </pic:pic>
              </a:graphicData>
            </a:graphic>
            <wp14:sizeRelH relativeFrom="page">
              <wp14:pctWidth>0</wp14:pctWidth>
            </wp14:sizeRelH>
            <wp14:sizeRelV relativeFrom="page">
              <wp14:pctHeight>0</wp14:pctHeight>
            </wp14:sizeRelV>
          </wp:anchor>
        </w:drawing>
      </w:r>
      <w:r>
        <w:t>Figure 5: Emerald Coast – Response Distribution by Composite (Corrected) shows smaller distribution of percent negative responses</w:t>
      </w:r>
    </w:p>
    <w:p w14:paraId="6592655C" w14:textId="77777777" w:rsidR="006E34F6" w:rsidRDefault="006E34F6"/>
    <w:p w14:paraId="241C4786" w14:textId="148C76B2" w:rsidR="001F23FA" w:rsidRDefault="006E34F6" w:rsidP="00DE4587">
      <w:pPr>
        <w:pStyle w:val="Caption"/>
      </w:pPr>
      <w:r>
        <w:rPr>
          <w:noProof/>
        </w:rPr>
        <w:lastRenderedPageBreak/>
        <w:drawing>
          <wp:anchor distT="0" distB="0" distL="114300" distR="114300" simplePos="0" relativeHeight="251662336" behindDoc="0" locked="0" layoutInCell="1" allowOverlap="1" wp14:anchorId="42260948" wp14:editId="1DB2649B">
            <wp:simplePos x="0" y="0"/>
            <wp:positionH relativeFrom="column">
              <wp:posOffset>0</wp:posOffset>
            </wp:positionH>
            <wp:positionV relativeFrom="paragraph">
              <wp:posOffset>0</wp:posOffset>
            </wp:positionV>
            <wp:extent cx="5943600" cy="3292475"/>
            <wp:effectExtent l="0" t="0" r="0" b="0"/>
            <wp:wrapTopAndBottom/>
            <wp:docPr id="4770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6868"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3292475"/>
                    </a:xfrm>
                    <a:prstGeom prst="rect">
                      <a:avLst/>
                    </a:prstGeom>
                  </pic:spPr>
                </pic:pic>
              </a:graphicData>
            </a:graphic>
            <wp14:sizeRelH relativeFrom="page">
              <wp14:pctWidth>0</wp14:pctWidth>
            </wp14:sizeRelH>
            <wp14:sizeRelV relativeFrom="page">
              <wp14:pctHeight>0</wp14:pctHeight>
            </wp14:sizeRelV>
          </wp:anchor>
        </w:drawing>
      </w:r>
      <w:r>
        <w:t>Figure 6: Emerald Coast – Correction Impact (Corrected – As Submitted) shows the shift in percent positive responses as a result of the correction</w:t>
      </w:r>
    </w:p>
    <w:p w14:paraId="308AF6CD" w14:textId="77777777" w:rsidR="00DE4587" w:rsidRDefault="00DE4587" w:rsidP="001F23FA"/>
    <w:p w14:paraId="39321AB9" w14:textId="6BB24196" w:rsidR="001F23FA" w:rsidRDefault="0016047C" w:rsidP="001F23FA">
      <w:r>
        <w:t>The full data set by facility, question, and composite can be found in the supplementary “chain_of_custody.csv”, and the issue persisted across all questions in all eight facilities. This proves the hypothesis that the reverse-worded questions were submitted incorrectly, and the issues are isolated to this problem as shown in Figure 6. The process map below shows exactly how the data moved along the chain of custody.</w:t>
      </w:r>
    </w:p>
    <w:p w14:paraId="5237EEDE" w14:textId="191F8B86" w:rsidR="001F23FA" w:rsidRDefault="00741BC7" w:rsidP="00741BC7">
      <w:r>
        <w:rPr>
          <w:noProof/>
        </w:rPr>
        <w:drawing>
          <wp:anchor distT="0" distB="0" distL="114300" distR="114300" simplePos="0" relativeHeight="251665408" behindDoc="0" locked="0" layoutInCell="1" allowOverlap="1" wp14:anchorId="28B4634C" wp14:editId="37C771C7">
            <wp:simplePos x="0" y="0"/>
            <wp:positionH relativeFrom="column">
              <wp:posOffset>-320</wp:posOffset>
            </wp:positionH>
            <wp:positionV relativeFrom="paragraph">
              <wp:posOffset>177971</wp:posOffset>
            </wp:positionV>
            <wp:extent cx="5943600" cy="2447290"/>
            <wp:effectExtent l="0" t="0" r="0" b="3810"/>
            <wp:wrapTopAndBottom/>
            <wp:docPr id="2319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5806"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2447290"/>
                    </a:xfrm>
                    <a:prstGeom prst="rect">
                      <a:avLst/>
                    </a:prstGeom>
                  </pic:spPr>
                </pic:pic>
              </a:graphicData>
            </a:graphic>
            <wp14:sizeRelH relativeFrom="page">
              <wp14:pctWidth>0</wp14:pctWidth>
            </wp14:sizeRelH>
            <wp14:sizeRelV relativeFrom="page">
              <wp14:pctHeight>0</wp14:pctHeight>
            </wp14:sizeRelV>
          </wp:anchor>
        </w:drawing>
      </w:r>
    </w:p>
    <w:p w14:paraId="0B2CCA76" w14:textId="7010750B" w:rsidR="001F23FA" w:rsidRDefault="001F23FA" w:rsidP="009F478F">
      <w:pPr>
        <w:pStyle w:val="Caption"/>
      </w:pPr>
      <w:r>
        <w:t xml:space="preserve">Figure 7.  The Data Chain of Custody - The error originates in the prior vendor export where reverse-worded items were “normalized” and submitted to AHCA incorrectly. </w:t>
      </w:r>
      <w:r>
        <w:rPr>
          <w:highlight w:val="yellow"/>
        </w:rPr>
        <w:t xml:space="preserve">It is </w:t>
      </w:r>
      <w:commentRangeStart w:id="5"/>
      <w:r>
        <w:rPr>
          <w:highlight w:val="yellow"/>
        </w:rPr>
        <w:t>unknown</w:t>
      </w:r>
      <w:commentRangeEnd w:id="5"/>
      <w:r>
        <w:rPr>
          <w:rStyle w:val="CommentReference"/>
          <w:highlight w:val="yellow"/>
        </w:rPr>
        <w:commentReference w:id="5"/>
      </w:r>
      <w:r>
        <w:rPr>
          <w:highlight w:val="yellow"/>
        </w:rPr>
        <w:t xml:space="preserve"> whether communication around normalization of the data was provided to Ascension</w:t>
      </w:r>
    </w:p>
    <w:tbl>
      <w:tblPr>
        <w:tblpPr w:leftFromText="180" w:rightFromText="180" w:vertAnchor="text" w:horzAnchor="margin" w:tblpY="372"/>
        <w:tblW w:w="93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60"/>
      </w:tblGrid>
      <w:tr w:rsidR="00BE32FC" w14:paraId="0A3C5EAA" w14:textId="77777777" w:rsidTr="00F778A2">
        <w:trPr>
          <w:trHeight w:val="20"/>
        </w:trPr>
        <w:tc>
          <w:tcPr>
            <w:tcW w:w="9360" w:type="dxa"/>
            <w:tcBorders>
              <w:top w:val="none" w:sz="0" w:space="0" w:color="FFFFFF"/>
              <w:left w:val="none" w:sz="0" w:space="0" w:color="FFFFFF"/>
              <w:bottom w:val="none" w:sz="0" w:space="0" w:color="FFFFFF"/>
              <w:right w:val="none" w:sz="0" w:space="0" w:color="FFFFFF"/>
            </w:tcBorders>
            <w:shd w:val="clear" w:color="auto" w:fill="49B19A"/>
            <w:tcMar>
              <w:top w:w="240" w:type="dxa"/>
              <w:left w:w="360" w:type="dxa"/>
              <w:bottom w:w="240" w:type="dxa"/>
              <w:right w:w="360" w:type="dxa"/>
            </w:tcMar>
          </w:tcPr>
          <w:p w14:paraId="2E0B85D7" w14:textId="4F482713" w:rsidR="00BE32FC" w:rsidRDefault="002571FD" w:rsidP="00F778A2">
            <w:pPr>
              <w:spacing w:after="60"/>
            </w:pPr>
            <w:r>
              <w:rPr>
                <w:b/>
                <w:bCs/>
                <w:caps/>
                <w:color w:val="ADE2B6"/>
                <w:spacing w:val="60"/>
                <w:sz w:val="18"/>
                <w:szCs w:val="18"/>
              </w:rPr>
              <w:lastRenderedPageBreak/>
              <w:t>highlight</w:t>
            </w:r>
          </w:p>
          <w:p w14:paraId="0B1A47AD" w14:textId="249522DE" w:rsidR="00BE32FC" w:rsidRDefault="0085431C" w:rsidP="00F778A2">
            <w:pPr>
              <w:pStyle w:val="CalloutText"/>
            </w:pPr>
            <w:r>
              <w:t>Hypothesis is proven that reverse-worded question coding caused the data to be submitted to AHCA incorrectly. This was due to the prior vendor “normalization” of the reverse-worded questions at the point of data export to Ascension. This will be corrected.</w:t>
            </w:r>
          </w:p>
        </w:tc>
      </w:tr>
    </w:tbl>
    <w:p w14:paraId="2D6F9DF5" w14:textId="77777777" w:rsidR="00BE32FC" w:rsidRDefault="00BE32FC">
      <w:pPr>
        <w:pStyle w:val="Eyebrow"/>
      </w:pPr>
    </w:p>
    <w:p w14:paraId="33F9CBDF" w14:textId="404EE337" w:rsidR="00093834" w:rsidRDefault="005A0574">
      <w:pPr>
        <w:pStyle w:val="Eyebrow"/>
      </w:pPr>
      <w:r>
        <w:t>Section 6</w:t>
      </w:r>
    </w:p>
    <w:p w14:paraId="110EF17F" w14:textId="16150C48" w:rsidR="00093834" w:rsidRDefault="0016047C">
      <w:pPr>
        <w:pStyle w:val="Heading1"/>
      </w:pPr>
      <w:r>
        <w:t>Reporting the Results</w:t>
      </w:r>
    </w:p>
    <w:p w14:paraId="0553538E" w14:textId="0CC6CE8B" w:rsidR="00093834" w:rsidRDefault="005A0574">
      <w:r>
        <w:t>The table below shows each hospital’s overall percent positive as submitted versus corrected. All figures are the official scored values from the source data.</w:t>
      </w:r>
    </w:p>
    <w:p w14:paraId="4A2BF0AA" w14:textId="77777777" w:rsidR="005D32FB" w:rsidRDefault="005D32FB"/>
    <w:tbl>
      <w:tblPr>
        <w:tblW w:w="9360" w:type="dxa"/>
        <w:tblLook w:val="04A0" w:firstRow="1" w:lastRow="0" w:firstColumn="1" w:lastColumn="0" w:noHBand="0" w:noVBand="1"/>
      </w:tblPr>
      <w:tblGrid>
        <w:gridCol w:w="4360"/>
        <w:gridCol w:w="1666"/>
        <w:gridCol w:w="1667"/>
        <w:gridCol w:w="1667"/>
      </w:tblGrid>
      <w:tr w:rsidR="00093834" w14:paraId="76D1A2B1" w14:textId="77777777">
        <w:tc>
          <w:tcPr>
            <w:tcW w:w="4360"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14:paraId="68B92DD3" w14:textId="77777777" w:rsidR="00093834" w:rsidRPr="005D32FB" w:rsidRDefault="005A0574">
            <w:pPr>
              <w:rPr>
                <w:sz w:val="18"/>
                <w:szCs w:val="18"/>
              </w:rPr>
            </w:pPr>
            <w:r>
              <w:rPr>
                <w:b/>
                <w:bCs/>
                <w:sz w:val="18"/>
                <w:szCs w:val="18"/>
              </w:rPr>
              <w:t>Hospital</w:t>
            </w:r>
          </w:p>
        </w:tc>
        <w:tc>
          <w:tcPr>
            <w:tcW w:w="1666"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14:paraId="70DCE806" w14:textId="77777777" w:rsidR="008E185C" w:rsidRDefault="005A0574">
            <w:pPr>
              <w:jc w:val="center"/>
              <w:rPr>
                <w:b/>
                <w:bCs/>
                <w:sz w:val="18"/>
                <w:szCs w:val="18"/>
              </w:rPr>
            </w:pPr>
            <w:r>
              <w:rPr>
                <w:b/>
                <w:bCs/>
                <w:sz w:val="18"/>
                <w:szCs w:val="18"/>
              </w:rPr>
              <w:t xml:space="preserve">Corrected </w:t>
            </w:r>
          </w:p>
          <w:p w14:paraId="231FDD2F" w14:textId="41EE5FC5" w:rsidR="00093834" w:rsidRPr="005D32FB" w:rsidRDefault="0085431C">
            <w:pPr>
              <w:jc w:val="center"/>
              <w:rPr>
                <w:sz w:val="18"/>
                <w:szCs w:val="18"/>
              </w:rPr>
            </w:pPr>
            <w:r>
              <w:rPr>
                <w:b/>
                <w:bCs/>
                <w:sz w:val="18"/>
                <w:szCs w:val="18"/>
              </w:rPr>
              <w:t>(OPPR)</w:t>
            </w:r>
          </w:p>
        </w:tc>
        <w:tc>
          <w:tcPr>
            <w:tcW w:w="1667"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14:paraId="66719BC0" w14:textId="77777777" w:rsidR="008E185C" w:rsidRDefault="005A0574">
            <w:pPr>
              <w:jc w:val="center"/>
              <w:rPr>
                <w:b/>
                <w:bCs/>
                <w:sz w:val="18"/>
                <w:szCs w:val="18"/>
              </w:rPr>
            </w:pPr>
            <w:r>
              <w:rPr>
                <w:b/>
                <w:bCs/>
                <w:sz w:val="18"/>
                <w:szCs w:val="18"/>
              </w:rPr>
              <w:t xml:space="preserve">As submitted </w:t>
            </w:r>
          </w:p>
          <w:p w14:paraId="18750C46" w14:textId="2C0F6A66" w:rsidR="00093834" w:rsidRPr="005D32FB" w:rsidRDefault="0085431C">
            <w:pPr>
              <w:jc w:val="center"/>
              <w:rPr>
                <w:sz w:val="18"/>
                <w:szCs w:val="18"/>
              </w:rPr>
            </w:pPr>
            <w:r>
              <w:rPr>
                <w:b/>
                <w:bCs/>
                <w:sz w:val="18"/>
                <w:szCs w:val="18"/>
              </w:rPr>
              <w:t>(OPPR)</w:t>
            </w:r>
          </w:p>
        </w:tc>
        <w:tc>
          <w:tcPr>
            <w:tcW w:w="1667" w:type="dxa"/>
            <w:tcBorders>
              <w:top w:val="single" w:sz="4" w:space="0" w:color="D9D9D9"/>
              <w:left w:val="single" w:sz="4" w:space="0" w:color="D9D9D9"/>
              <w:bottom w:val="single" w:sz="4" w:space="0" w:color="D9D9D9"/>
              <w:right w:val="single" w:sz="4" w:space="0" w:color="D9D9D9"/>
            </w:tcBorders>
            <w:shd w:val="clear" w:color="auto" w:fill="49B19A"/>
            <w:tcMar>
              <w:top w:w="60" w:type="dxa"/>
              <w:left w:w="100" w:type="dxa"/>
              <w:bottom w:w="60" w:type="dxa"/>
              <w:right w:w="100" w:type="dxa"/>
            </w:tcMar>
          </w:tcPr>
          <w:p w14:paraId="48A21E68" w14:textId="77777777" w:rsidR="008E185C" w:rsidRDefault="005A0574">
            <w:pPr>
              <w:jc w:val="center"/>
              <w:rPr>
                <w:b/>
                <w:bCs/>
                <w:sz w:val="18"/>
                <w:szCs w:val="18"/>
              </w:rPr>
            </w:pPr>
            <w:r>
              <w:rPr>
                <w:b/>
                <w:bCs/>
                <w:sz w:val="18"/>
                <w:szCs w:val="18"/>
              </w:rPr>
              <w:t xml:space="preserve">Change </w:t>
            </w:r>
          </w:p>
          <w:p w14:paraId="5D6495BF" w14:textId="65BE17C0" w:rsidR="00093834" w:rsidRPr="005D32FB" w:rsidRDefault="0085431C">
            <w:pPr>
              <w:jc w:val="center"/>
              <w:rPr>
                <w:sz w:val="18"/>
                <w:szCs w:val="18"/>
              </w:rPr>
            </w:pPr>
            <w:r>
              <w:rPr>
                <w:b/>
                <w:bCs/>
                <w:sz w:val="18"/>
                <w:szCs w:val="18"/>
              </w:rPr>
              <w:t>(OPPR)</w:t>
            </w:r>
          </w:p>
        </w:tc>
      </w:tr>
      <w:tr w:rsidR="00093834" w14:paraId="50862D54" w14:textId="77777777">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635B4620" w14:textId="77777777" w:rsidR="00093834" w:rsidRPr="005D32FB" w:rsidRDefault="005A0574">
            <w:pPr>
              <w:rPr>
                <w:sz w:val="18"/>
                <w:szCs w:val="18"/>
              </w:rPr>
            </w:pPr>
            <w:r>
              <w:rPr>
                <w:sz w:val="18"/>
                <w:szCs w:val="18"/>
              </w:rPr>
              <w:t>Sacred Heart Pensacola</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3F9E3422" w14:textId="77777777" w:rsidR="00093834" w:rsidRPr="005D32FB" w:rsidRDefault="005A0574">
            <w:pPr>
              <w:jc w:val="center"/>
              <w:rPr>
                <w:sz w:val="18"/>
                <w:szCs w:val="18"/>
              </w:rPr>
            </w:pPr>
            <w:r>
              <w:rPr>
                <w:sz w:val="18"/>
                <w:szCs w:val="18"/>
              </w:rPr>
              <w:t>70.5%</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3342D584" w14:textId="77777777" w:rsidR="00093834" w:rsidRPr="005D32FB" w:rsidRDefault="005A0574">
            <w:pPr>
              <w:jc w:val="center"/>
              <w:rPr>
                <w:sz w:val="18"/>
                <w:szCs w:val="18"/>
              </w:rPr>
            </w:pPr>
            <w:r>
              <w:rPr>
                <w:sz w:val="18"/>
                <w:szCs w:val="18"/>
              </w:rPr>
              <w:t>54.4%</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260608A3" w14:textId="77777777" w:rsidR="00093834" w:rsidRPr="005D32FB" w:rsidRDefault="005A0574">
            <w:pPr>
              <w:jc w:val="center"/>
              <w:rPr>
                <w:sz w:val="18"/>
                <w:szCs w:val="18"/>
              </w:rPr>
            </w:pPr>
            <w:r>
              <w:rPr>
                <w:sz w:val="18"/>
                <w:szCs w:val="18"/>
              </w:rPr>
              <w:t>+16.1</w:t>
            </w:r>
          </w:p>
        </w:tc>
      </w:tr>
      <w:tr w:rsidR="00093834" w14:paraId="7C77CA1D" w14:textId="77777777">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4685E0BB" w14:textId="77777777" w:rsidR="00093834" w:rsidRPr="005D32FB" w:rsidRDefault="005A0574">
            <w:pPr>
              <w:rPr>
                <w:sz w:val="18"/>
                <w:szCs w:val="18"/>
              </w:rPr>
            </w:pPr>
            <w:r>
              <w:rPr>
                <w:sz w:val="18"/>
                <w:szCs w:val="18"/>
              </w:rPr>
              <w:t>Sacred Heart Gulf</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190B5162" w14:textId="77777777" w:rsidR="00093834" w:rsidRPr="005D32FB" w:rsidRDefault="005A0574">
            <w:pPr>
              <w:jc w:val="center"/>
              <w:rPr>
                <w:sz w:val="18"/>
                <w:szCs w:val="18"/>
              </w:rPr>
            </w:pPr>
            <w:r>
              <w:rPr>
                <w:sz w:val="18"/>
                <w:szCs w:val="18"/>
              </w:rPr>
              <w:t>82.7%</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623DE235" w14:textId="77777777" w:rsidR="00093834" w:rsidRPr="005D32FB" w:rsidRDefault="005A0574">
            <w:pPr>
              <w:jc w:val="center"/>
              <w:rPr>
                <w:sz w:val="18"/>
                <w:szCs w:val="18"/>
              </w:rPr>
            </w:pPr>
            <w:r>
              <w:rPr>
                <w:sz w:val="18"/>
                <w:szCs w:val="18"/>
              </w:rPr>
              <w:t>54.8%</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7B1C01A3" w14:textId="77777777" w:rsidR="00093834" w:rsidRPr="005D32FB" w:rsidRDefault="005A0574">
            <w:pPr>
              <w:jc w:val="center"/>
              <w:rPr>
                <w:sz w:val="18"/>
                <w:szCs w:val="18"/>
              </w:rPr>
            </w:pPr>
            <w:r>
              <w:rPr>
                <w:sz w:val="18"/>
                <w:szCs w:val="18"/>
              </w:rPr>
              <w:t>+27.9</w:t>
            </w:r>
          </w:p>
        </w:tc>
      </w:tr>
      <w:tr w:rsidR="00093834" w14:paraId="38F70A03" w14:textId="77777777">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1A91BD23" w14:textId="77777777" w:rsidR="00093834" w:rsidRPr="005D32FB" w:rsidRDefault="005A0574">
            <w:pPr>
              <w:rPr>
                <w:sz w:val="18"/>
                <w:szCs w:val="18"/>
              </w:rPr>
            </w:pPr>
            <w:r>
              <w:rPr>
                <w:sz w:val="18"/>
                <w:szCs w:val="18"/>
              </w:rPr>
              <w:t>Sacred Heart Emerald Coast</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6411B244" w14:textId="77777777" w:rsidR="00093834" w:rsidRPr="005D32FB" w:rsidRDefault="005A0574">
            <w:pPr>
              <w:jc w:val="center"/>
              <w:rPr>
                <w:sz w:val="18"/>
                <w:szCs w:val="18"/>
              </w:rPr>
            </w:pPr>
            <w:r>
              <w:rPr>
                <w:sz w:val="18"/>
                <w:szCs w:val="18"/>
              </w:rPr>
              <w:t>72.7%</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15F0D0A5" w14:textId="77777777" w:rsidR="00093834" w:rsidRPr="005D32FB" w:rsidRDefault="005A0574">
            <w:pPr>
              <w:jc w:val="center"/>
              <w:rPr>
                <w:sz w:val="18"/>
                <w:szCs w:val="18"/>
              </w:rPr>
            </w:pPr>
            <w:r>
              <w:rPr>
                <w:sz w:val="18"/>
                <w:szCs w:val="18"/>
              </w:rPr>
              <w:t>54.0%</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5280F9AC" w14:textId="77777777" w:rsidR="00093834" w:rsidRPr="005D32FB" w:rsidRDefault="005A0574">
            <w:pPr>
              <w:jc w:val="center"/>
              <w:rPr>
                <w:sz w:val="18"/>
                <w:szCs w:val="18"/>
              </w:rPr>
            </w:pPr>
            <w:r>
              <w:rPr>
                <w:sz w:val="18"/>
                <w:szCs w:val="18"/>
              </w:rPr>
              <w:t>+18.7</w:t>
            </w:r>
          </w:p>
        </w:tc>
      </w:tr>
      <w:tr w:rsidR="00093834" w14:paraId="6ADF0FD7" w14:textId="77777777">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7847D659" w14:textId="77777777" w:rsidR="00093834" w:rsidRPr="005D32FB" w:rsidRDefault="005A0574">
            <w:pPr>
              <w:rPr>
                <w:sz w:val="18"/>
                <w:szCs w:val="18"/>
              </w:rPr>
            </w:pPr>
            <w:r>
              <w:rPr>
                <w:sz w:val="18"/>
                <w:szCs w:val="18"/>
              </w:rPr>
              <w:t>Sacred Heart Bay</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76F71C8C" w14:textId="77777777" w:rsidR="00093834" w:rsidRPr="005D32FB" w:rsidRDefault="005A0574">
            <w:pPr>
              <w:jc w:val="center"/>
              <w:rPr>
                <w:sz w:val="18"/>
                <w:szCs w:val="18"/>
              </w:rPr>
            </w:pPr>
            <w:r>
              <w:rPr>
                <w:sz w:val="18"/>
                <w:szCs w:val="18"/>
              </w:rPr>
              <w:t>58.8%</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010F2F9C" w14:textId="77777777" w:rsidR="00093834" w:rsidRPr="005D32FB" w:rsidRDefault="005A0574">
            <w:pPr>
              <w:jc w:val="center"/>
              <w:rPr>
                <w:sz w:val="18"/>
                <w:szCs w:val="18"/>
              </w:rPr>
            </w:pPr>
            <w:r>
              <w:rPr>
                <w:sz w:val="18"/>
                <w:szCs w:val="18"/>
              </w:rPr>
              <w:t>50.4%</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3EA213D1" w14:textId="77777777" w:rsidR="00093834" w:rsidRPr="005D32FB" w:rsidRDefault="005A0574">
            <w:pPr>
              <w:jc w:val="center"/>
              <w:rPr>
                <w:sz w:val="18"/>
                <w:szCs w:val="18"/>
              </w:rPr>
            </w:pPr>
            <w:r>
              <w:rPr>
                <w:sz w:val="18"/>
                <w:szCs w:val="18"/>
              </w:rPr>
              <w:t>+8.4</w:t>
            </w:r>
          </w:p>
        </w:tc>
      </w:tr>
      <w:tr w:rsidR="00093834" w14:paraId="136CCA91" w14:textId="77777777">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0A6FAB63" w14:textId="77777777" w:rsidR="00093834" w:rsidRPr="005D32FB" w:rsidRDefault="005A0574">
            <w:pPr>
              <w:rPr>
                <w:sz w:val="18"/>
                <w:szCs w:val="18"/>
              </w:rPr>
            </w:pPr>
            <w:r>
              <w:rPr>
                <w:sz w:val="18"/>
                <w:szCs w:val="18"/>
              </w:rPr>
              <w:t>St Vincent’s Southside (St Luke)</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790EA73D" w14:textId="77777777" w:rsidR="00093834" w:rsidRPr="005D32FB" w:rsidRDefault="005A0574">
            <w:pPr>
              <w:jc w:val="center"/>
              <w:rPr>
                <w:sz w:val="18"/>
                <w:szCs w:val="18"/>
              </w:rPr>
            </w:pPr>
            <w:r>
              <w:rPr>
                <w:sz w:val="18"/>
                <w:szCs w:val="18"/>
              </w:rPr>
              <w:t>67.4%</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4232CACB" w14:textId="77777777" w:rsidR="00093834" w:rsidRPr="005D32FB" w:rsidRDefault="005A0574">
            <w:pPr>
              <w:jc w:val="center"/>
              <w:rPr>
                <w:sz w:val="18"/>
                <w:szCs w:val="18"/>
              </w:rPr>
            </w:pPr>
            <w:r>
              <w:rPr>
                <w:sz w:val="18"/>
                <w:szCs w:val="18"/>
              </w:rPr>
              <w:t>52.4%</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319A9C59" w14:textId="77777777" w:rsidR="00093834" w:rsidRPr="005D32FB" w:rsidRDefault="005A0574">
            <w:pPr>
              <w:jc w:val="center"/>
              <w:rPr>
                <w:sz w:val="18"/>
                <w:szCs w:val="18"/>
              </w:rPr>
            </w:pPr>
            <w:r>
              <w:rPr>
                <w:sz w:val="18"/>
                <w:szCs w:val="18"/>
              </w:rPr>
              <w:t>+15.0</w:t>
            </w:r>
          </w:p>
        </w:tc>
      </w:tr>
      <w:tr w:rsidR="00093834" w14:paraId="26DCAEBA" w14:textId="77777777">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4FA3D40C" w14:textId="77777777" w:rsidR="00093834" w:rsidRPr="005D32FB" w:rsidRDefault="005A0574">
            <w:pPr>
              <w:rPr>
                <w:sz w:val="18"/>
                <w:szCs w:val="18"/>
              </w:rPr>
            </w:pPr>
            <w:r>
              <w:rPr>
                <w:sz w:val="18"/>
                <w:szCs w:val="18"/>
              </w:rPr>
              <w:t>St Vincent’s Riverside (St Vincent Medical Center)</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5B0AB31D" w14:textId="77777777" w:rsidR="00093834" w:rsidRPr="005D32FB" w:rsidRDefault="005A0574">
            <w:pPr>
              <w:jc w:val="center"/>
              <w:rPr>
                <w:sz w:val="18"/>
                <w:szCs w:val="18"/>
              </w:rPr>
            </w:pPr>
            <w:r>
              <w:rPr>
                <w:sz w:val="18"/>
                <w:szCs w:val="18"/>
              </w:rPr>
              <w:t>67.6%</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448648CF" w14:textId="77777777" w:rsidR="00093834" w:rsidRPr="005D32FB" w:rsidRDefault="005A0574">
            <w:pPr>
              <w:jc w:val="center"/>
              <w:rPr>
                <w:sz w:val="18"/>
                <w:szCs w:val="18"/>
              </w:rPr>
            </w:pPr>
            <w:r>
              <w:rPr>
                <w:sz w:val="18"/>
                <w:szCs w:val="18"/>
              </w:rPr>
              <w:t>54.3%</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6EA40EE7" w14:textId="77777777" w:rsidR="00093834" w:rsidRPr="005D32FB" w:rsidRDefault="005A0574">
            <w:pPr>
              <w:jc w:val="center"/>
              <w:rPr>
                <w:sz w:val="18"/>
                <w:szCs w:val="18"/>
              </w:rPr>
            </w:pPr>
            <w:r>
              <w:rPr>
                <w:sz w:val="18"/>
                <w:szCs w:val="18"/>
              </w:rPr>
              <w:t>+13.3</w:t>
            </w:r>
          </w:p>
        </w:tc>
      </w:tr>
      <w:tr w:rsidR="00093834" w14:paraId="61E57FCF" w14:textId="77777777">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7B27E451" w14:textId="77777777" w:rsidR="00093834" w:rsidRPr="005D32FB" w:rsidRDefault="005A0574">
            <w:pPr>
              <w:rPr>
                <w:sz w:val="18"/>
                <w:szCs w:val="18"/>
              </w:rPr>
            </w:pPr>
            <w:r>
              <w:rPr>
                <w:sz w:val="18"/>
                <w:szCs w:val="18"/>
              </w:rPr>
              <w:t>St Vincent’s Clay County</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446EF3F5" w14:textId="77777777" w:rsidR="00093834" w:rsidRPr="005D32FB" w:rsidRDefault="005A0574">
            <w:pPr>
              <w:jc w:val="center"/>
              <w:rPr>
                <w:sz w:val="18"/>
                <w:szCs w:val="18"/>
              </w:rPr>
            </w:pPr>
            <w:r>
              <w:rPr>
                <w:sz w:val="18"/>
                <w:szCs w:val="18"/>
              </w:rPr>
              <w:t>70.4%</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6F91D37F" w14:textId="77777777" w:rsidR="00093834" w:rsidRPr="005D32FB" w:rsidRDefault="005A0574">
            <w:pPr>
              <w:jc w:val="center"/>
              <w:rPr>
                <w:sz w:val="18"/>
                <w:szCs w:val="18"/>
              </w:rPr>
            </w:pPr>
            <w:r>
              <w:rPr>
                <w:sz w:val="18"/>
                <w:szCs w:val="18"/>
              </w:rPr>
              <w:t>53.9%</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486B92A4" w14:textId="77777777" w:rsidR="00093834" w:rsidRPr="005D32FB" w:rsidRDefault="005A0574">
            <w:pPr>
              <w:jc w:val="center"/>
              <w:rPr>
                <w:sz w:val="18"/>
                <w:szCs w:val="18"/>
              </w:rPr>
            </w:pPr>
            <w:r>
              <w:rPr>
                <w:sz w:val="18"/>
                <w:szCs w:val="18"/>
              </w:rPr>
              <w:t>+16.5</w:t>
            </w:r>
          </w:p>
        </w:tc>
      </w:tr>
      <w:tr w:rsidR="00093834" w14:paraId="04F55C97" w14:textId="77777777">
        <w:tc>
          <w:tcPr>
            <w:tcW w:w="4360"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3C65070F" w14:textId="77777777" w:rsidR="00093834" w:rsidRPr="005D32FB" w:rsidRDefault="005A0574">
            <w:pPr>
              <w:rPr>
                <w:sz w:val="18"/>
                <w:szCs w:val="18"/>
              </w:rPr>
            </w:pPr>
            <w:r>
              <w:rPr>
                <w:sz w:val="18"/>
                <w:szCs w:val="18"/>
              </w:rPr>
              <w:t>St Vincent’s St John’s County</w:t>
            </w:r>
          </w:p>
        </w:tc>
        <w:tc>
          <w:tcPr>
            <w:tcW w:w="1666"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0ACCA2A5" w14:textId="77777777" w:rsidR="00093834" w:rsidRPr="005D32FB" w:rsidRDefault="005A0574">
            <w:pPr>
              <w:jc w:val="center"/>
              <w:rPr>
                <w:sz w:val="18"/>
                <w:szCs w:val="18"/>
              </w:rPr>
            </w:pPr>
            <w:r>
              <w:rPr>
                <w:sz w:val="18"/>
                <w:szCs w:val="18"/>
              </w:rPr>
              <w:t>75.8%</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67883F66" w14:textId="77777777" w:rsidR="00093834" w:rsidRPr="005D32FB" w:rsidRDefault="005A0574">
            <w:pPr>
              <w:jc w:val="center"/>
              <w:rPr>
                <w:sz w:val="18"/>
                <w:szCs w:val="18"/>
              </w:rPr>
            </w:pPr>
            <w:r>
              <w:rPr>
                <w:sz w:val="18"/>
                <w:szCs w:val="18"/>
              </w:rPr>
              <w:t>55.6%</w:t>
            </w:r>
          </w:p>
        </w:tc>
        <w:tc>
          <w:tcPr>
            <w:tcW w:w="1667" w:type="dxa"/>
            <w:tcBorders>
              <w:top w:val="single" w:sz="4" w:space="0" w:color="D9D9D9"/>
              <w:left w:val="single" w:sz="4" w:space="0" w:color="D9D9D9"/>
              <w:bottom w:val="single" w:sz="4" w:space="0" w:color="D9D9D9"/>
              <w:right w:val="single" w:sz="4" w:space="0" w:color="D9D9D9"/>
            </w:tcBorders>
            <w:tcMar>
              <w:top w:w="60" w:type="dxa"/>
              <w:left w:w="100" w:type="dxa"/>
              <w:bottom w:w="60" w:type="dxa"/>
              <w:right w:w="100" w:type="dxa"/>
            </w:tcMar>
          </w:tcPr>
          <w:p w14:paraId="70F51361" w14:textId="77777777" w:rsidR="00093834" w:rsidRPr="005D32FB" w:rsidRDefault="005A0574">
            <w:pPr>
              <w:jc w:val="center"/>
              <w:rPr>
                <w:sz w:val="18"/>
                <w:szCs w:val="18"/>
              </w:rPr>
            </w:pPr>
            <w:r>
              <w:rPr>
                <w:sz w:val="18"/>
                <w:szCs w:val="18"/>
              </w:rPr>
              <w:t>+20.2</w:t>
            </w:r>
          </w:p>
        </w:tc>
      </w:tr>
    </w:tbl>
    <w:p w14:paraId="38C7AB7A" w14:textId="18F6651A" w:rsidR="0042672A" w:rsidRDefault="005A0574">
      <w:pPr>
        <w:pStyle w:val="Caption"/>
      </w:pPr>
      <w:r>
        <w:t xml:space="preserve">Table 4.  Overall percent positive (OPPR) </w:t>
      </w:r>
      <w:ins w:id="6" w:author="Claude" w:date="2026-06-26T21:05:00Z">
        <w:r>
          <w:t>by hospital — source-data (as-submitted) scores versus corrected.</w:t>
        </w:r>
      </w:ins>
    </w:p>
    <w:p w14:paraId="6805B18A" w14:textId="74AABD93" w:rsidR="00BE32FC" w:rsidRDefault="002571FD">
      <w:pPr>
        <w:pStyle w:val="Caption"/>
        <w:rPr>
          <w:noProof/>
        </w:rPr>
      </w:pPr>
      <w:r>
        <w:rPr>
          <w:noProof/>
        </w:rPr>
        <w:lastRenderedPageBreak/>
        <w:drawing>
          <wp:inline distT="0" distB="0" distL="0" distR="0" wp14:anchorId="5537945B" wp14:editId="6D5DC0C5">
            <wp:extent cx="5943600" cy="3189605"/>
            <wp:effectExtent l="0" t="0" r="0" b="0"/>
            <wp:docPr id="211737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77336" name=""/>
                    <pic:cNvPicPr/>
                  </pic:nvPicPr>
                  <pic:blipFill>
                    <a:blip r:embed="rId22"/>
                    <a:stretch>
                      <a:fillRect/>
                    </a:stretch>
                  </pic:blipFill>
                  <pic:spPr>
                    <a:xfrm>
                      <a:off x="0" y="0"/>
                      <a:ext cx="5943600" cy="3189605"/>
                    </a:xfrm>
                    <a:prstGeom prst="rect">
                      <a:avLst/>
                    </a:prstGeom>
                  </pic:spPr>
                </pic:pic>
              </a:graphicData>
            </a:graphic>
          </wp:inline>
        </w:drawing>
      </w:r>
    </w:p>
    <w:p w14:paraId="3D78D87E" w14:textId="0909A7B0" w:rsidR="00BE32FC" w:rsidRDefault="00BE32FC" w:rsidP="00BE32FC">
      <w:pPr>
        <w:pStyle w:val="Caption"/>
      </w:pPr>
      <w:r>
        <w:t>Figure 8: Overall % Positive by Hospital (As Submitted) shows unusually low OPPR (~50%) for each of the 8 hospitals</w:t>
      </w:r>
    </w:p>
    <w:p w14:paraId="0537F7E4" w14:textId="383BF587" w:rsidR="0042672A" w:rsidRDefault="0042672A">
      <w:pPr>
        <w:pStyle w:val="Caption"/>
        <w:rPr>
          <w:noProof/>
        </w:rPr>
      </w:pPr>
      <w:r>
        <w:rPr>
          <w:noProof/>
        </w:rPr>
        <w:t xml:space="preserve"> </w:t>
      </w:r>
      <w:r>
        <w:rPr>
          <w:noProof/>
        </w:rPr>
        <w:drawing>
          <wp:inline distT="0" distB="0" distL="0" distR="0" wp14:anchorId="5E7F6310" wp14:editId="17C7EAB1">
            <wp:extent cx="5943600" cy="3189605"/>
            <wp:effectExtent l="0" t="0" r="0" b="0"/>
            <wp:docPr id="208040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04542" name=""/>
                    <pic:cNvPicPr/>
                  </pic:nvPicPr>
                  <pic:blipFill>
                    <a:blip r:embed="rId23"/>
                    <a:stretch>
                      <a:fillRect/>
                    </a:stretch>
                  </pic:blipFill>
                  <pic:spPr>
                    <a:xfrm>
                      <a:off x="0" y="0"/>
                      <a:ext cx="5943600" cy="3189605"/>
                    </a:xfrm>
                    <a:prstGeom prst="rect">
                      <a:avLst/>
                    </a:prstGeom>
                  </pic:spPr>
                </pic:pic>
              </a:graphicData>
            </a:graphic>
          </wp:inline>
        </w:drawing>
      </w:r>
      <w:r>
        <w:t xml:space="preserve"> Figure 9: </w:t>
      </w:r>
      <w:ins w:id="7" w:author="Claude" w:date="2026-06-26T21:05:00Z">
        <w:r>
          <w:t>Overall % Positive by Hospital (Corrected)</w:t>
        </w:r>
      </w:ins>
      <w:r>
        <w:t xml:space="preserve"> shows higher OPPR scores for each of the 8 hospitals </w:t>
      </w:r>
    </w:p>
    <w:tbl>
      <w:tblPr>
        <w:tblpPr w:leftFromText="180" w:rightFromText="180" w:vertAnchor="text" w:horzAnchor="margin" w:tblpY="5410"/>
        <w:tblW w:w="93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60"/>
      </w:tblGrid>
      <w:tr w:rsidR="004F671D" w14:paraId="3F37CB1F" w14:textId="77777777" w:rsidTr="004F671D">
        <w:trPr>
          <w:trHeight w:val="20"/>
        </w:trPr>
        <w:tc>
          <w:tcPr>
            <w:tcW w:w="9360" w:type="dxa"/>
            <w:tcBorders>
              <w:top w:val="none" w:sz="0" w:space="0" w:color="FFFFFF"/>
              <w:left w:val="none" w:sz="0" w:space="0" w:color="FFFFFF"/>
              <w:bottom w:val="none" w:sz="0" w:space="0" w:color="FFFFFF"/>
              <w:right w:val="none" w:sz="0" w:space="0" w:color="FFFFFF"/>
            </w:tcBorders>
            <w:shd w:val="clear" w:color="auto" w:fill="49B19A"/>
            <w:tcMar>
              <w:top w:w="240" w:type="dxa"/>
              <w:left w:w="360" w:type="dxa"/>
              <w:bottom w:w="240" w:type="dxa"/>
              <w:right w:w="360" w:type="dxa"/>
            </w:tcMar>
          </w:tcPr>
          <w:p w14:paraId="45BDD3CC" w14:textId="77777777" w:rsidR="004F671D" w:rsidRDefault="004F671D" w:rsidP="004F671D">
            <w:pPr>
              <w:spacing w:after="60"/>
            </w:pPr>
            <w:r>
              <w:rPr>
                <w:b/>
                <w:bCs/>
                <w:caps/>
                <w:color w:val="ADE2B6"/>
                <w:spacing w:val="60"/>
                <w:sz w:val="18"/>
                <w:szCs w:val="18"/>
              </w:rPr>
              <w:lastRenderedPageBreak/>
              <w:t>highlight</w:t>
            </w:r>
          </w:p>
          <w:p w14:paraId="1E730FF4" w14:textId="42B2DA70" w:rsidR="004F671D" w:rsidRDefault="004F671D" w:rsidP="004F671D">
            <w:pPr>
              <w:pStyle w:val="CalloutText"/>
            </w:pPr>
            <w:r>
              <w:t xml:space="preserve">All facilities OPPR improve (min = +8.4%, max = +27.9%) </w:t>
            </w:r>
            <w:r w:rsidR="0056135E">
              <w:t>due to</w:t>
            </w:r>
            <w:r>
              <w:t xml:space="preserve"> the correction of the reverse-worded question coding</w:t>
            </w:r>
          </w:p>
        </w:tc>
      </w:tr>
    </w:tbl>
    <w:p w14:paraId="1D530338" w14:textId="7BC50DD5" w:rsidR="00093834" w:rsidRDefault="002571FD" w:rsidP="0016047C">
      <w:pPr>
        <w:pStyle w:val="Caption"/>
      </w:pPr>
      <w:r>
        <w:rPr>
          <w:noProof/>
        </w:rPr>
        <w:drawing>
          <wp:inline distT="0" distB="0" distL="0" distR="0" wp14:anchorId="634D38B5" wp14:editId="37DD7DBB">
            <wp:extent cx="5943600" cy="3189605"/>
            <wp:effectExtent l="0" t="0" r="0" b="0"/>
            <wp:docPr id="113083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38150" name=""/>
                    <pic:cNvPicPr/>
                  </pic:nvPicPr>
                  <pic:blipFill>
                    <a:blip r:embed="rId24"/>
                    <a:stretch>
                      <a:fillRect/>
                    </a:stretch>
                  </pic:blipFill>
                  <pic:spPr>
                    <a:xfrm>
                      <a:off x="0" y="0"/>
                      <a:ext cx="5943600" cy="3189605"/>
                    </a:xfrm>
                    <a:prstGeom prst="rect">
                      <a:avLst/>
                    </a:prstGeom>
                  </pic:spPr>
                </pic:pic>
              </a:graphicData>
            </a:graphic>
          </wp:inline>
        </w:drawing>
      </w:r>
      <w:r>
        <w:rPr>
          <w:noProof/>
        </w:rPr>
        <w:br/>
      </w:r>
      <w:r>
        <w:t xml:space="preserve">Figure 10: Correction Impact by Hospital (Corrected – As Submitted) shows </w:t>
      </w:r>
      <w:commentRangeStart w:id="8"/>
      <w:r>
        <w:t xml:space="preserve">improvement across all 8 hospitals </w:t>
      </w:r>
      <w:commentRangeEnd w:id="8"/>
      <w:r w:rsidR="00C56132">
        <w:rPr>
          <w:rStyle w:val="CommentReference"/>
        </w:rPr>
        <w:commentReference w:id="8"/>
      </w:r>
    </w:p>
    <w:p w14:paraId="5FF23085" w14:textId="77777777" w:rsidR="00BE32FC" w:rsidRDefault="00BE32FC">
      <w:pPr>
        <w:pStyle w:val="Eyebrow"/>
      </w:pPr>
    </w:p>
    <w:p w14:paraId="4E65B453" w14:textId="7B3ABDD8" w:rsidR="00093834" w:rsidRDefault="005A0574">
      <w:pPr>
        <w:pStyle w:val="Eyebrow"/>
      </w:pPr>
      <w:r>
        <w:t>Section 7</w:t>
      </w:r>
    </w:p>
    <w:p w14:paraId="2EC3C106" w14:textId="4A54AAEB" w:rsidR="00093834" w:rsidRDefault="005A0574">
      <w:pPr>
        <w:pStyle w:val="Heading1"/>
      </w:pPr>
      <w:commentRangeStart w:id="9"/>
      <w:r w:rsidRPr="00C56132">
        <w:rPr>
          <w:highlight w:val="yellow"/>
        </w:rPr>
        <w:t xml:space="preserve">Conclusion and </w:t>
      </w:r>
      <w:r w:rsidR="00C56132">
        <w:rPr>
          <w:highlight w:val="yellow"/>
        </w:rPr>
        <w:t>N</w:t>
      </w:r>
      <w:r w:rsidRPr="00C56132">
        <w:rPr>
          <w:highlight w:val="yellow"/>
        </w:rPr>
        <w:t xml:space="preserve">ext </w:t>
      </w:r>
      <w:r w:rsidR="00C56132">
        <w:rPr>
          <w:highlight w:val="yellow"/>
        </w:rPr>
        <w:t>S</w:t>
      </w:r>
      <w:r w:rsidRPr="00C56132">
        <w:rPr>
          <w:highlight w:val="yellow"/>
        </w:rPr>
        <w:t>teps</w:t>
      </w:r>
      <w:commentRangeEnd w:id="9"/>
      <w:r w:rsidR="00C56132">
        <w:rPr>
          <w:rStyle w:val="CommentReference"/>
          <w:sz w:val="40"/>
          <w:szCs w:val="40"/>
        </w:rPr>
        <w:commentReference w:id="9"/>
      </w:r>
    </w:p>
    <w:p w14:paraId="26D0DA19" w14:textId="6B37956C" w:rsidR="00093834" w:rsidRDefault="005A0574">
      <w:r>
        <w:t>The submitted figures understate patient safety culture at the affected composites because of a response-level inversion of thirteen negatively-worded questions introduced in the Prior Vendor export and not reversed by the AHCA data-entry tool. The corrected, validated results are ready for resubmission at the facility level.</w:t>
      </w:r>
    </w:p>
    <w:p w14:paraId="354BBF88" w14:textId="77777777" w:rsidR="00093834" w:rsidRDefault="005A0574">
      <w:pPr>
        <w:pStyle w:val="Heading2"/>
      </w:pPr>
      <w:r>
        <w:t>Next steps</w:t>
      </w:r>
    </w:p>
    <w:p w14:paraId="35FFA511" w14:textId="20D61B33" w:rsidR="00093834" w:rsidRDefault="005A0574" w:rsidP="005D32FB">
      <w:pPr>
        <w:pStyle w:val="ListParagraph"/>
        <w:numPr>
          <w:ilvl w:val="0"/>
          <w:numId w:val="6"/>
        </w:numPr>
      </w:pPr>
      <w:r>
        <w:rPr>
          <w:b/>
          <w:bCs/>
        </w:rPr>
        <w:t xml:space="preserve">AHCA resubmission: </w:t>
      </w:r>
      <w:r>
        <w:t xml:space="preserve">corrected facility files are validated and ready; target submission date </w:t>
      </w:r>
      <w:r>
        <w:rPr>
          <w:i/>
          <w:iCs/>
        </w:rPr>
        <w:t>[to be confirmed]</w:t>
      </w:r>
      <w:r>
        <w:t>.</w:t>
      </w:r>
    </w:p>
    <w:p w14:paraId="2B6C3CCB" w14:textId="0FCBE77D" w:rsidR="00093834" w:rsidRDefault="005A0574" w:rsidP="005D32FB">
      <w:pPr>
        <w:pStyle w:val="ListParagraph"/>
        <w:numPr>
          <w:ilvl w:val="0"/>
          <w:numId w:val="6"/>
        </w:numPr>
      </w:pPr>
      <w:r>
        <w:rPr>
          <w:b/>
          <w:bCs/>
        </w:rPr>
        <w:t xml:space="preserve">Leadership communication: </w:t>
      </w:r>
      <w:r>
        <w:t xml:space="preserve">executive / CEO memo summarizing the issue and remediation; audience and timing </w:t>
      </w:r>
      <w:r>
        <w:rPr>
          <w:i/>
          <w:iCs/>
        </w:rPr>
        <w:t>[to be confirmed]</w:t>
      </w:r>
      <w:r>
        <w:t>.</w:t>
      </w:r>
    </w:p>
    <w:p w14:paraId="7264F363" w14:textId="5C388914" w:rsidR="00093834" w:rsidRDefault="005A0574" w:rsidP="005D32FB">
      <w:pPr>
        <w:pStyle w:val="ListParagraph"/>
        <w:numPr>
          <w:ilvl w:val="0"/>
          <w:numId w:val="6"/>
        </w:numPr>
      </w:pPr>
      <w:r>
        <w:rPr>
          <w:b/>
          <w:bCs/>
        </w:rPr>
        <w:t xml:space="preserve">Recurrence prevention: </w:t>
      </w:r>
      <w:r>
        <w:t xml:space="preserve">confirm the reverse-worded normalization convention with the vendor and in the AHCA tool workflow </w:t>
      </w:r>
      <w:r>
        <w:rPr>
          <w:i/>
          <w:iCs/>
        </w:rPr>
        <w:t>[to be confirmed]</w:t>
      </w:r>
      <w:r>
        <w:t>.</w:t>
      </w:r>
    </w:p>
    <w:p w14:paraId="25DA0D49" w14:textId="76276725" w:rsidR="00093834" w:rsidRDefault="005A0574" w:rsidP="005D32FB">
      <w:pPr>
        <w:pStyle w:val="ListParagraph"/>
        <w:numPr>
          <w:ilvl w:val="0"/>
          <w:numId w:val="6"/>
        </w:numPr>
      </w:pPr>
      <w:r>
        <w:rPr>
          <w:b/>
          <w:bCs/>
        </w:rPr>
        <w:t xml:space="preserve">Owner and timeline: </w:t>
      </w:r>
      <w:r>
        <w:t xml:space="preserve">responsible party and key dates </w:t>
      </w:r>
      <w:r>
        <w:rPr>
          <w:i/>
          <w:iCs/>
        </w:rPr>
        <w:t>[to be confirmed]</w:t>
      </w:r>
      <w:r>
        <w:t>.</w:t>
      </w:r>
    </w:p>
    <w:p w14:paraId="121C61C8" w14:textId="77777777" w:rsidR="00093834" w:rsidRDefault="00093834"/>
    <w:sectPr w:rsidR="00093834">
      <w:headerReference w:type="default" r:id="rId25"/>
      <w:footerReference w:type="default" r:id="rId26"/>
      <w:headerReference w:type="first" r:id="rId27"/>
      <w:footerReference w:type="first" r:id="rId28"/>
      <w:pgSz w:w="12240" w:h="15840"/>
      <w:pgMar w:top="1440" w:right="1440" w:bottom="1440" w:left="1440" w:header="708" w:footer="708"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Jeff Box" w:date="2026-06-26T17:28:00Z" w:initials="JB">
    <w:p w14:paraId="5E1813B8" w14:textId="77777777" w:rsidR="00793E6E" w:rsidRDefault="00793E6E" w:rsidP="00793E6E">
      <w:r>
        <w:rPr>
          <w:rStyle w:val="CommentReference"/>
        </w:rPr>
        <w:annotationRef/>
      </w:r>
      <w:r>
        <w:rPr>
          <w:sz w:val="20"/>
          <w:szCs w:val="20"/>
        </w:rPr>
        <w:t>utilize the highlights from each section</w:t>
      </w:r>
    </w:p>
  </w:comment>
  <w:comment w:id="5" w:author="Jeff Box" w:date="2026-06-26T16:35:00Z" w:initials="JB">
    <w:p w14:paraId="1F9ED8F7" w14:textId="77777777" w:rsidR="00EE386E" w:rsidRDefault="00EE386E" w:rsidP="00EE386E">
      <w:r>
        <w:rPr>
          <w:rStyle w:val="CommentReference"/>
        </w:rPr>
        <w:annotationRef/>
      </w:r>
      <w:r>
        <w:rPr>
          <w:sz w:val="20"/>
          <w:szCs w:val="20"/>
        </w:rPr>
        <w:t>unsure if this should be called out</w:t>
      </w:r>
    </w:p>
  </w:comment>
  <w:comment w:id="8" w:author="Jeff Box" w:date="2026-06-26T17:03:00Z" w:initials="JB">
    <w:p w14:paraId="5D1A94D3" w14:textId="77777777" w:rsidR="00C56132" w:rsidRDefault="00C56132" w:rsidP="00C56132">
      <w:r>
        <w:rPr>
          <w:rStyle w:val="CommentReference"/>
        </w:rPr>
        <w:annotationRef/>
      </w:r>
      <w:r>
        <w:rPr>
          <w:sz w:val="20"/>
          <w:szCs w:val="20"/>
        </w:rPr>
        <w:t>I did not include system level results even though they're in the portal - system level was not submitted</w:t>
      </w:r>
    </w:p>
  </w:comment>
  <w:comment w:id="9" w:author="Jeff Box" w:date="2026-06-26T17:03:00Z" w:initials="JB">
    <w:p w14:paraId="7EF55665" w14:textId="77777777" w:rsidR="00C56132" w:rsidRDefault="00C56132" w:rsidP="00C56132">
      <w:r>
        <w:rPr>
          <w:rStyle w:val="CommentReference"/>
        </w:rPr>
        <w:annotationRef/>
      </w:r>
      <w:r>
        <w:rPr>
          <w:sz w:val="20"/>
          <w:szCs w:val="20"/>
        </w:rPr>
        <w:t>need to build this section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E1813B8" w15:done="0"/>
  <w15:commentEx w15:paraId="1F9ED8F7" w15:done="0"/>
  <w15:commentEx w15:paraId="5D1A94D3" w15:done="0"/>
  <w15:commentEx w15:paraId="7EF556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E1D11D3" w16cex:dateUtc="2026-06-26T21:28:00Z"/>
  <w16cex:commentExtensible w16cex:durableId="0510B57F" w16cex:dateUtc="2026-06-26T20:35:00Z"/>
  <w16cex:commentExtensible w16cex:durableId="506417A5" w16cex:dateUtc="2026-06-26T21:03:00Z"/>
  <w16cex:commentExtensible w16cex:durableId="14500D80" w16cex:dateUtc="2026-06-26T21: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E1813B8" w16cid:durableId="7E1D11D3"/>
  <w16cid:commentId w16cid:paraId="1F9ED8F7" w16cid:durableId="0510B57F"/>
  <w16cid:commentId w16cid:paraId="5D1A94D3" w16cid:durableId="506417A5"/>
  <w16cid:commentId w16cid:paraId="7EF55665" w16cid:durableId="14500D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3D5070" w14:textId="77777777" w:rsidR="005A0574" w:rsidRDefault="005A0574">
      <w:r>
        <w:separator/>
      </w:r>
    </w:p>
  </w:endnote>
  <w:endnote w:type="continuationSeparator" w:id="0">
    <w:p w14:paraId="2C83E978" w14:textId="77777777" w:rsidR="005A0574" w:rsidRDefault="005A05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venir Next LT Pro">
    <w:panose1 w:val="020B0504020202020204"/>
    <w:charset w:val="4D"/>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C5FAFD" w14:textId="77777777" w:rsidR="00D405CF" w:rsidRDefault="00D405CF">
    <w:pPr>
      <w:pBdr>
        <w:top w:val="single" w:sz="8" w:space="1" w:color="49B19A"/>
      </w:pBdr>
      <w:spacing w:after="60"/>
    </w:pPr>
  </w:p>
  <w:p w14:paraId="7C3A97C5" w14:textId="77777777" w:rsidR="00D405CF" w:rsidRDefault="00D63DEF">
    <w:pPr>
      <w:tabs>
        <w:tab w:val="right" w:pos="9360"/>
      </w:tabs>
    </w:pPr>
    <w:r>
      <w:rPr>
        <w:color w:val="1E6C70"/>
        <w:sz w:val="18"/>
        <w:szCs w:val="18"/>
      </w:rPr>
      <w:t>hello@beterra.com  |  beterra.com</w:t>
    </w:r>
    <w:r>
      <w:tab/>
    </w: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D05ACF">
      <w:rPr>
        <w:noProof/>
        <w:color w:val="6B7280"/>
        <w:sz w:val="18"/>
        <w:szCs w:val="18"/>
      </w:rPr>
      <w:t>2</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D05ACF">
      <w:rPr>
        <w:noProof/>
        <w:color w:val="6B7280"/>
        <w:sz w:val="18"/>
        <w:szCs w:val="18"/>
      </w:rPr>
      <w:t>2</w:t>
    </w:r>
    <w:r>
      <w:rPr>
        <w:color w:val="6B72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6D6053" w14:textId="77777777" w:rsidR="00D405CF" w:rsidRDefault="00D405CF">
    <w:pPr>
      <w:pBdr>
        <w:top w:val="single" w:sz="8" w:space="1" w:color="49B19A"/>
      </w:pBdr>
      <w:spacing w:after="60"/>
    </w:pPr>
  </w:p>
  <w:p w14:paraId="391513BD" w14:textId="77777777" w:rsidR="00D405CF" w:rsidRDefault="00D63DEF">
    <w:pPr>
      <w:tabs>
        <w:tab w:val="right" w:pos="9360"/>
      </w:tabs>
    </w:pPr>
    <w:r>
      <w:rPr>
        <w:color w:val="1E6C70"/>
        <w:sz w:val="18"/>
        <w:szCs w:val="18"/>
      </w:rPr>
      <w:t>hello@beterra.com  |  beterra.com</w:t>
    </w:r>
    <w:r>
      <w:tab/>
    </w: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D05ACF">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D05ACF">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716484" w14:textId="77777777" w:rsidR="005A0574" w:rsidRDefault="005A0574">
      <w:r>
        <w:separator/>
      </w:r>
    </w:p>
  </w:footnote>
  <w:footnote w:type="continuationSeparator" w:id="0">
    <w:p w14:paraId="5F50B5AE" w14:textId="77777777" w:rsidR="005A0574" w:rsidRDefault="005A0574">
      <w:r>
        <w:continuationSeparator/>
      </w:r>
    </w:p>
  </w:footnote>
  <w:footnote w:id="1">
    <w:p w14:paraId="46E15243" w14:textId="5E94B618" w:rsidR="00C81087" w:rsidRPr="004E6A1D" w:rsidRDefault="00C81087" w:rsidP="00C81087">
      <w:pPr>
        <w:pStyle w:val="FootnoteText"/>
        <w:rPr>
          <w:sz w:val="12"/>
          <w:szCs w:val="12"/>
        </w:rPr>
      </w:pPr>
      <w:r w:rsidRPr="004E6A1D">
        <w:rPr>
          <w:rStyle w:val="FootnoteReference"/>
          <w:sz w:val="12"/>
          <w:szCs w:val="12"/>
        </w:rPr>
        <w:footnoteRef/>
      </w:r>
      <w:r w:rsidRPr="004E6A1D">
        <w:rPr>
          <w:sz w:val="12"/>
          <w:szCs w:val="12"/>
        </w:rPr>
        <w:t xml:space="preserve"> </w:t>
      </w:r>
      <w:hyperlink r:id="rId1" w:history="1">
        <w:r w:rsidRPr="004E6A1D">
          <w:rPr>
            <w:rStyle w:val="Hyperlink"/>
            <w:sz w:val="12"/>
            <w:szCs w:val="12"/>
          </w:rPr>
          <w:t>https://beterra-presents-ahca.floridasafetyculture.com</w:t>
        </w:r>
      </w:hyperlink>
    </w:p>
  </w:footnote>
  <w:footnote w:id="2">
    <w:p w14:paraId="65A15111" w14:textId="45C2759A" w:rsidR="004E6A1D" w:rsidRPr="004E6A1D" w:rsidRDefault="004E6A1D">
      <w:pPr>
        <w:pStyle w:val="FootnoteText"/>
        <w:rPr>
          <w:sz w:val="12"/>
          <w:szCs w:val="12"/>
        </w:rPr>
      </w:pPr>
      <w:r w:rsidRPr="004E6A1D">
        <w:rPr>
          <w:rStyle w:val="FootnoteReference"/>
          <w:sz w:val="12"/>
          <w:szCs w:val="12"/>
        </w:rPr>
        <w:footnoteRef/>
      </w:r>
      <w:r w:rsidRPr="004E6A1D">
        <w:rPr>
          <w:sz w:val="12"/>
          <w:szCs w:val="12"/>
        </w:rPr>
        <w:t xml:space="preserve"> </w:t>
      </w:r>
      <w:hyperlink r:id="rId2" w:history="1">
        <w:r w:rsidRPr="004E6A1D">
          <w:rPr>
            <w:rStyle w:val="Hyperlink"/>
            <w:sz w:val="12"/>
            <w:szCs w:val="12"/>
          </w:rPr>
          <w:t>https://beterra-presents-ahca.floridasafetyculture.com/compare</w:t>
        </w:r>
      </w:hyperlink>
      <w:r w:rsidRPr="004E6A1D">
        <w:rPr>
          <w:sz w:val="12"/>
          <w:szCs w:val="12"/>
        </w:rPr>
        <w:t xml:space="preserve"> “Distribution – All FL Hospitals”</w:t>
      </w:r>
    </w:p>
  </w:footnote>
  <w:footnote w:id="3">
    <w:p w14:paraId="6D3B77A9" w14:textId="0DBAFDBE" w:rsidR="004E6A1D" w:rsidRDefault="004E6A1D">
      <w:pPr>
        <w:pStyle w:val="FootnoteText"/>
      </w:pPr>
      <w:r w:rsidRPr="004E6A1D">
        <w:rPr>
          <w:rStyle w:val="FootnoteReference"/>
          <w:sz w:val="12"/>
          <w:szCs w:val="12"/>
        </w:rPr>
        <w:footnoteRef/>
      </w:r>
      <w:r w:rsidRPr="004E6A1D">
        <w:rPr>
          <w:sz w:val="12"/>
          <w:szCs w:val="12"/>
        </w:rPr>
        <w:t xml:space="preserve"> </w:t>
      </w:r>
      <w:hyperlink r:id="rId3" w:history="1">
        <w:r w:rsidRPr="004E6A1D">
          <w:rPr>
            <w:rStyle w:val="Hyperlink"/>
            <w:sz w:val="12"/>
            <w:szCs w:val="12"/>
          </w:rPr>
          <w:t>https://beterra-presents-ahca.floridasafetyculture.com/compare</w:t>
        </w:r>
      </w:hyperlink>
      <w:r w:rsidRPr="004E6A1D">
        <w:rPr>
          <w:sz w:val="12"/>
          <w:szCs w:val="12"/>
        </w:rPr>
        <w:t xml:space="preserve"> “Composite Comparison Table”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F9AC6B" w14:textId="77777777" w:rsidR="00D405CF" w:rsidRDefault="00D63DEF">
    <w:pPr>
      <w:jc w:val="right"/>
    </w:pPr>
    <w:r>
      <w:rPr>
        <w:noProof/>
      </w:rPr>
      <w:drawing>
        <wp:inline distT="0" distB="0" distL="0" distR="0" wp14:anchorId="6AFC1A28" wp14:editId="64845B27">
          <wp:extent cx="904875" cy="161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04875" cy="161925"/>
                  </a:xfrm>
                  <a:prstGeom prst="rect">
                    <a:avLst/>
                  </a:prstGeom>
                </pic:spPr>
              </pic:pic>
            </a:graphicData>
          </a:graphic>
        </wp:inline>
      </w:drawing>
    </w:r>
  </w:p>
  <w:p w14:paraId="2C5859C4" w14:textId="77777777" w:rsidR="00D405CF" w:rsidRDefault="00D405CF">
    <w:pPr>
      <w:pBdr>
        <w:bottom w:val="single" w:sz="8" w:space="1" w:color="49B19A"/>
      </w:pBdr>
      <w:spacing w:before="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100BBF" w14:textId="77777777" w:rsidR="00D405CF" w:rsidRDefault="00D63DEF">
    <w:pPr>
      <w:jc w:val="right"/>
    </w:pPr>
    <w:r>
      <w:rPr>
        <w:noProof/>
      </w:rPr>
      <w:drawing>
        <wp:inline distT="0" distB="0" distL="0" distR="0" wp14:anchorId="44A9D34A" wp14:editId="421B9BD8">
          <wp:extent cx="1238250" cy="219075"/>
          <wp:effectExtent l="0" t="0" r="0" b="0"/>
          <wp:docPr id="437735896" name="Picture 437735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219075"/>
                  </a:xfrm>
                  <a:prstGeom prst="rect">
                    <a:avLst/>
                  </a:prstGeom>
                </pic:spPr>
              </pic:pic>
            </a:graphicData>
          </a:graphic>
        </wp:inline>
      </w:drawing>
    </w:r>
  </w:p>
  <w:p w14:paraId="4E9F7DC5" w14:textId="77777777" w:rsidR="00D405CF" w:rsidRDefault="00D405CF">
    <w:pPr>
      <w:pBdr>
        <w:bottom w:val="single" w:sz="8" w:space="1" w:color="49B19A"/>
      </w:pBd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3B4902"/>
    <w:multiLevelType w:val="hybridMultilevel"/>
    <w:tmpl w:val="F3605DD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CCC243D"/>
    <w:multiLevelType w:val="hybridMultilevel"/>
    <w:tmpl w:val="02909308"/>
    <w:lvl w:ilvl="0" w:tplc="0B18166C">
      <w:start w:val="1"/>
      <w:numFmt w:val="bullet"/>
      <w:lvlText w:val="●"/>
      <w:lvlJc w:val="left"/>
      <w:pPr>
        <w:ind w:left="720" w:hanging="360"/>
      </w:pPr>
    </w:lvl>
    <w:lvl w:ilvl="1" w:tplc="ABF8C67E">
      <w:start w:val="1"/>
      <w:numFmt w:val="bullet"/>
      <w:lvlText w:val="○"/>
      <w:lvlJc w:val="left"/>
      <w:pPr>
        <w:ind w:left="1440" w:hanging="360"/>
      </w:pPr>
    </w:lvl>
    <w:lvl w:ilvl="2" w:tplc="6070067A">
      <w:start w:val="1"/>
      <w:numFmt w:val="bullet"/>
      <w:lvlText w:val="■"/>
      <w:lvlJc w:val="left"/>
      <w:pPr>
        <w:ind w:left="2160" w:hanging="360"/>
      </w:pPr>
    </w:lvl>
    <w:lvl w:ilvl="3" w:tplc="D16C937C">
      <w:start w:val="1"/>
      <w:numFmt w:val="bullet"/>
      <w:lvlText w:val="●"/>
      <w:lvlJc w:val="left"/>
      <w:pPr>
        <w:ind w:left="2880" w:hanging="360"/>
      </w:pPr>
    </w:lvl>
    <w:lvl w:ilvl="4" w:tplc="8544E85C">
      <w:start w:val="1"/>
      <w:numFmt w:val="bullet"/>
      <w:lvlText w:val="○"/>
      <w:lvlJc w:val="left"/>
      <w:pPr>
        <w:ind w:left="3600" w:hanging="360"/>
      </w:pPr>
    </w:lvl>
    <w:lvl w:ilvl="5" w:tplc="A9D26710">
      <w:start w:val="1"/>
      <w:numFmt w:val="bullet"/>
      <w:lvlText w:val="■"/>
      <w:lvlJc w:val="left"/>
      <w:pPr>
        <w:ind w:left="4320" w:hanging="360"/>
      </w:pPr>
    </w:lvl>
    <w:lvl w:ilvl="6" w:tplc="377028B2">
      <w:start w:val="1"/>
      <w:numFmt w:val="bullet"/>
      <w:lvlText w:val="●"/>
      <w:lvlJc w:val="left"/>
      <w:pPr>
        <w:ind w:left="5040" w:hanging="360"/>
      </w:pPr>
    </w:lvl>
    <w:lvl w:ilvl="7" w:tplc="931888A6">
      <w:start w:val="1"/>
      <w:numFmt w:val="bullet"/>
      <w:lvlText w:val="●"/>
      <w:lvlJc w:val="left"/>
      <w:pPr>
        <w:ind w:left="5760" w:hanging="360"/>
      </w:pPr>
    </w:lvl>
    <w:lvl w:ilvl="8" w:tplc="CDF0E54C">
      <w:start w:val="1"/>
      <w:numFmt w:val="bullet"/>
      <w:lvlText w:val="●"/>
      <w:lvlJc w:val="left"/>
      <w:pPr>
        <w:ind w:left="6480" w:hanging="360"/>
      </w:pPr>
    </w:lvl>
  </w:abstractNum>
  <w:abstractNum w:abstractNumId="2" w15:restartNumberingAfterBreak="0">
    <w:nsid w:val="202D07A9"/>
    <w:multiLevelType w:val="hybridMultilevel"/>
    <w:tmpl w:val="06E4B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051D4C"/>
    <w:multiLevelType w:val="hybridMultilevel"/>
    <w:tmpl w:val="6478A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2E577A"/>
    <w:multiLevelType w:val="hybridMultilevel"/>
    <w:tmpl w:val="6762B358"/>
    <w:lvl w:ilvl="0" w:tplc="DAFA6324">
      <w:start w:val="1"/>
      <w:numFmt w:val="bullet"/>
      <w:lvlText w:val="•"/>
      <w:lvlJc w:val="left"/>
      <w:pPr>
        <w:ind w:left="540" w:hanging="360"/>
      </w:pPr>
      <w:rPr>
        <w:rFonts w:ascii="Aptos" w:eastAsia="Aptos" w:hAnsi="Aptos" w:cs="Aptos"/>
        <w:color w:val="49B19A"/>
      </w:rPr>
    </w:lvl>
    <w:lvl w:ilvl="1" w:tplc="DBEEB928">
      <w:numFmt w:val="decimal"/>
      <w:lvlText w:val=""/>
      <w:lvlJc w:val="left"/>
    </w:lvl>
    <w:lvl w:ilvl="2" w:tplc="A7E21C26">
      <w:numFmt w:val="decimal"/>
      <w:lvlText w:val=""/>
      <w:lvlJc w:val="left"/>
    </w:lvl>
    <w:lvl w:ilvl="3" w:tplc="509CDCEE">
      <w:numFmt w:val="decimal"/>
      <w:lvlText w:val=""/>
      <w:lvlJc w:val="left"/>
    </w:lvl>
    <w:lvl w:ilvl="4" w:tplc="25A0BEBE">
      <w:numFmt w:val="decimal"/>
      <w:lvlText w:val=""/>
      <w:lvlJc w:val="left"/>
    </w:lvl>
    <w:lvl w:ilvl="5" w:tplc="09B4B986">
      <w:numFmt w:val="decimal"/>
      <w:lvlText w:val=""/>
      <w:lvlJc w:val="left"/>
    </w:lvl>
    <w:lvl w:ilvl="6" w:tplc="D11006B4">
      <w:numFmt w:val="decimal"/>
      <w:lvlText w:val=""/>
      <w:lvlJc w:val="left"/>
    </w:lvl>
    <w:lvl w:ilvl="7" w:tplc="A2C039E8">
      <w:numFmt w:val="decimal"/>
      <w:lvlText w:val=""/>
      <w:lvlJc w:val="left"/>
    </w:lvl>
    <w:lvl w:ilvl="8" w:tplc="D8B2B006">
      <w:numFmt w:val="decimal"/>
      <w:lvlText w:val=""/>
      <w:lvlJc w:val="left"/>
    </w:lvl>
  </w:abstractNum>
  <w:abstractNum w:abstractNumId="5" w15:restartNumberingAfterBreak="0">
    <w:nsid w:val="48C446E2"/>
    <w:multiLevelType w:val="hybridMultilevel"/>
    <w:tmpl w:val="F95E5004"/>
    <w:lvl w:ilvl="0" w:tplc="166A234C">
      <w:start w:val="1"/>
      <w:numFmt w:val="decimal"/>
      <w:lvlText w:val="%1."/>
      <w:lvlJc w:val="left"/>
      <w:pPr>
        <w:ind w:left="540" w:hanging="360"/>
      </w:pPr>
      <w:rPr>
        <w:rFonts w:ascii="Aptos" w:eastAsia="Aptos" w:hAnsi="Aptos" w:cs="Aptos"/>
        <w:b/>
        <w:bCs/>
        <w:color w:val="49B19A"/>
      </w:rPr>
    </w:lvl>
    <w:lvl w:ilvl="1" w:tplc="5B52C71A">
      <w:numFmt w:val="decimal"/>
      <w:lvlText w:val=""/>
      <w:lvlJc w:val="left"/>
    </w:lvl>
    <w:lvl w:ilvl="2" w:tplc="AF2A8CA4">
      <w:numFmt w:val="decimal"/>
      <w:lvlText w:val=""/>
      <w:lvlJc w:val="left"/>
    </w:lvl>
    <w:lvl w:ilvl="3" w:tplc="F4BC6904">
      <w:numFmt w:val="decimal"/>
      <w:lvlText w:val=""/>
      <w:lvlJc w:val="left"/>
    </w:lvl>
    <w:lvl w:ilvl="4" w:tplc="44EEEFEA">
      <w:numFmt w:val="decimal"/>
      <w:lvlText w:val=""/>
      <w:lvlJc w:val="left"/>
    </w:lvl>
    <w:lvl w:ilvl="5" w:tplc="7B62CD30">
      <w:numFmt w:val="decimal"/>
      <w:lvlText w:val=""/>
      <w:lvlJc w:val="left"/>
    </w:lvl>
    <w:lvl w:ilvl="6" w:tplc="51ACBFA2">
      <w:numFmt w:val="decimal"/>
      <w:lvlText w:val=""/>
      <w:lvlJc w:val="left"/>
    </w:lvl>
    <w:lvl w:ilvl="7" w:tplc="394094E2">
      <w:numFmt w:val="decimal"/>
      <w:lvlText w:val=""/>
      <w:lvlJc w:val="left"/>
    </w:lvl>
    <w:lvl w:ilvl="8" w:tplc="4704C572">
      <w:numFmt w:val="decimal"/>
      <w:lvlText w:val=""/>
      <w:lvlJc w:val="left"/>
    </w:lvl>
  </w:abstractNum>
  <w:num w:numId="1" w16cid:durableId="183055545">
    <w:abstractNumId w:val="1"/>
    <w:lvlOverride w:ilvl="0">
      <w:startOverride w:val="1"/>
    </w:lvlOverride>
  </w:num>
  <w:num w:numId="2" w16cid:durableId="1740245430">
    <w:abstractNumId w:val="4"/>
    <w:lvlOverride w:ilvl="0">
      <w:startOverride w:val="1"/>
    </w:lvlOverride>
  </w:num>
  <w:num w:numId="3" w16cid:durableId="78259399">
    <w:abstractNumId w:val="5"/>
    <w:lvlOverride w:ilvl="0">
      <w:startOverride w:val="1"/>
    </w:lvlOverride>
  </w:num>
  <w:num w:numId="4" w16cid:durableId="1283804586">
    <w:abstractNumId w:val="3"/>
  </w:num>
  <w:num w:numId="5" w16cid:durableId="503788109">
    <w:abstractNumId w:val="0"/>
  </w:num>
  <w:num w:numId="6" w16cid:durableId="131321374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eff Box">
    <w15:presenceInfo w15:providerId="AD" w15:userId="S::jbox@beterra.com::f708608b-c665-4470-b8b5-86b36c4d94e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ACF"/>
    <w:rsid w:val="00021B64"/>
    <w:rsid w:val="00090EFB"/>
    <w:rsid w:val="00093834"/>
    <w:rsid w:val="000979B7"/>
    <w:rsid w:val="00130E8D"/>
    <w:rsid w:val="0016047C"/>
    <w:rsid w:val="001F23FA"/>
    <w:rsid w:val="00234968"/>
    <w:rsid w:val="002571FD"/>
    <w:rsid w:val="003360BE"/>
    <w:rsid w:val="00391FFC"/>
    <w:rsid w:val="0042672A"/>
    <w:rsid w:val="00474455"/>
    <w:rsid w:val="004779C4"/>
    <w:rsid w:val="004D633B"/>
    <w:rsid w:val="004E6A1D"/>
    <w:rsid w:val="004F671D"/>
    <w:rsid w:val="00525713"/>
    <w:rsid w:val="0056135E"/>
    <w:rsid w:val="005678AD"/>
    <w:rsid w:val="00591A98"/>
    <w:rsid w:val="00596304"/>
    <w:rsid w:val="005A0574"/>
    <w:rsid w:val="005D32FB"/>
    <w:rsid w:val="0068344A"/>
    <w:rsid w:val="006D7EB0"/>
    <w:rsid w:val="006E34F6"/>
    <w:rsid w:val="007133E2"/>
    <w:rsid w:val="00741BC7"/>
    <w:rsid w:val="00793E6E"/>
    <w:rsid w:val="008012A3"/>
    <w:rsid w:val="0085431C"/>
    <w:rsid w:val="008630A2"/>
    <w:rsid w:val="008C6DDB"/>
    <w:rsid w:val="008E185C"/>
    <w:rsid w:val="00911187"/>
    <w:rsid w:val="00933918"/>
    <w:rsid w:val="009609F3"/>
    <w:rsid w:val="009862AB"/>
    <w:rsid w:val="009F478F"/>
    <w:rsid w:val="00A50534"/>
    <w:rsid w:val="00AC0241"/>
    <w:rsid w:val="00BE32FC"/>
    <w:rsid w:val="00C56132"/>
    <w:rsid w:val="00C62215"/>
    <w:rsid w:val="00C81087"/>
    <w:rsid w:val="00CC4DD6"/>
    <w:rsid w:val="00CC7BE7"/>
    <w:rsid w:val="00D05ACF"/>
    <w:rsid w:val="00D405CF"/>
    <w:rsid w:val="00D52BF3"/>
    <w:rsid w:val="00D63DEF"/>
    <w:rsid w:val="00D74173"/>
    <w:rsid w:val="00D90B49"/>
    <w:rsid w:val="00DE4587"/>
    <w:rsid w:val="00EA2AC8"/>
    <w:rsid w:val="00EE386E"/>
    <w:rsid w:val="00FE2A6E"/>
    <w:rsid w:val="00FF2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AC8C7"/>
  <w15:docId w15:val="{BC6675B9-015D-DB4F-BB17-2D2CAB7E2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ascii="Avenir Next LT Pro" w:eastAsia="Avenir Next LT Pro" w:hAnsi="Avenir Next LT Pro" w:cs="Avenir Next LT Pro"/>
      <w:b/>
      <w:bCs/>
      <w:color w:val="114B52"/>
      <w:sz w:val="40"/>
      <w:szCs w:val="40"/>
    </w:rPr>
  </w:style>
  <w:style w:type="paragraph" w:styleId="Heading2">
    <w:name w:val="heading 2"/>
    <w:uiPriority w:val="9"/>
    <w:unhideWhenUsed/>
    <w:qFormat/>
    <w:pPr>
      <w:spacing w:before="300" w:after="120"/>
      <w:outlineLvl w:val="1"/>
    </w:pPr>
    <w:rPr>
      <w:rFonts w:ascii="Avenir Next LT Pro" w:eastAsia="Avenir Next LT Pro" w:hAnsi="Avenir Next LT Pro" w:cs="Avenir Next LT Pro"/>
      <w:b/>
      <w:bCs/>
      <w:color w:val="114B52"/>
      <w:sz w:val="30"/>
      <w:szCs w:val="30"/>
    </w:rPr>
  </w:style>
  <w:style w:type="paragraph" w:styleId="Heading3">
    <w:name w:val="heading 3"/>
    <w:uiPriority w:val="9"/>
    <w:unhideWhenUsed/>
    <w:qFormat/>
    <w:pPr>
      <w:spacing w:before="240" w:after="80"/>
      <w:outlineLvl w:val="2"/>
    </w:pPr>
    <w:rPr>
      <w:rFonts w:ascii="Avenir Next LT Pro" w:eastAsia="Avenir Next LT Pro" w:hAnsi="Avenir Next LT Pro" w:cs="Avenir Next LT Pro"/>
      <w:b/>
      <w:bCs/>
      <w:color w:val="1E6C7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outlineLvl w:val="0"/>
    </w:pPr>
    <w:rPr>
      <w:rFonts w:ascii="Avenir Next LT Pro" w:eastAsia="Avenir Next LT Pro" w:hAnsi="Avenir Next LT Pro" w:cs="Avenir Next LT Pro"/>
      <w:b/>
      <w:bCs/>
      <w:color w:val="114B52"/>
      <w:sz w:val="60"/>
      <w:szCs w:val="6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480"/>
    </w:pPr>
    <w:rPr>
      <w:color w:val="1E6C70"/>
      <w:sz w:val="24"/>
      <w:szCs w:val="24"/>
    </w:rPr>
  </w:style>
  <w:style w:type="paragraph" w:customStyle="1" w:styleId="Eyebrow">
    <w:name w:val="Eyebrow"/>
    <w:qFormat/>
    <w:pPr>
      <w:spacing w:before="240" w:after="60"/>
    </w:pPr>
    <w:rPr>
      <w:b/>
      <w:bCs/>
      <w:caps/>
      <w:color w:val="49B19A"/>
      <w:spacing w:val="60"/>
      <w:sz w:val="18"/>
      <w:szCs w:val="18"/>
    </w:rPr>
  </w:style>
  <w:style w:type="paragraph" w:customStyle="1" w:styleId="PullQuote">
    <w:name w:val="Pull Quote"/>
    <w:qFormat/>
    <w:pPr>
      <w:pBdr>
        <w:left w:val="single" w:sz="24" w:space="12" w:color="49B19A"/>
      </w:pBdr>
      <w:spacing w:before="240" w:after="240" w:line="360" w:lineRule="auto"/>
      <w:ind w:left="360"/>
    </w:pPr>
    <w:rPr>
      <w:rFonts w:ascii="Avenir Next LT Pro" w:eastAsia="Avenir Next LT Pro" w:hAnsi="Avenir Next LT Pro" w:cs="Avenir Next LT Pro"/>
      <w:color w:val="1E6C70"/>
      <w:sz w:val="28"/>
      <w:szCs w:val="28"/>
    </w:rPr>
  </w:style>
  <w:style w:type="paragraph" w:styleId="Caption">
    <w:name w:val="caption"/>
    <w:qFormat/>
    <w:pPr>
      <w:spacing w:before="60" w:after="240"/>
    </w:pPr>
    <w:rPr>
      <w:i/>
      <w:iCs/>
      <w:color w:val="6B7280"/>
      <w:sz w:val="16"/>
      <w:szCs w:val="16"/>
    </w:rPr>
  </w:style>
  <w:style w:type="paragraph" w:customStyle="1" w:styleId="CalloutText">
    <w:name w:val="Callout Text"/>
    <w:qFormat/>
    <w:pPr>
      <w:spacing w:before="120" w:after="120"/>
    </w:pPr>
    <w:rPr>
      <w:color w:val="FFFFFF"/>
    </w:rPr>
  </w:style>
  <w:style w:type="paragraph" w:customStyle="1" w:styleId="BodyEmphasis">
    <w:name w:val="Body Emphasis"/>
    <w:qFormat/>
    <w:pPr>
      <w:spacing w:before="120" w:after="60"/>
    </w:pPr>
    <w:rPr>
      <w:b/>
      <w:bCs/>
      <w:color w:val="114B52"/>
    </w:rPr>
  </w:style>
  <w:style w:type="character" w:styleId="UnresolvedMention">
    <w:name w:val="Unresolved Mention"/>
    <w:basedOn w:val="DefaultParagraphFont"/>
    <w:uiPriority w:val="99"/>
    <w:semiHidden/>
    <w:unhideWhenUsed/>
    <w:rsid w:val="000979B7"/>
    <w:rPr>
      <w:color w:val="605E5C"/>
      <w:shd w:val="clear" w:color="auto" w:fill="E1DFDD"/>
    </w:rPr>
  </w:style>
  <w:style w:type="character" w:styleId="CommentReference">
    <w:name w:val="annotation reference"/>
    <w:basedOn w:val="DefaultParagraphFont"/>
    <w:uiPriority w:val="99"/>
    <w:semiHidden/>
    <w:unhideWhenUsed/>
    <w:rsid w:val="00EE386E"/>
    <w:rPr>
      <w:sz w:val="16"/>
      <w:szCs w:val="16"/>
    </w:rPr>
  </w:style>
  <w:style w:type="paragraph" w:styleId="CommentText">
    <w:name w:val="annotation text"/>
    <w:basedOn w:val="Normal"/>
    <w:link w:val="CommentTextChar"/>
    <w:uiPriority w:val="99"/>
    <w:semiHidden/>
    <w:unhideWhenUsed/>
    <w:rsid w:val="00EE386E"/>
    <w:rPr>
      <w:sz w:val="20"/>
      <w:szCs w:val="20"/>
    </w:rPr>
  </w:style>
  <w:style w:type="character" w:customStyle="1" w:styleId="CommentTextChar">
    <w:name w:val="Comment Text Char"/>
    <w:basedOn w:val="DefaultParagraphFont"/>
    <w:link w:val="CommentText"/>
    <w:uiPriority w:val="99"/>
    <w:semiHidden/>
    <w:rsid w:val="00EE386E"/>
    <w:rPr>
      <w:sz w:val="20"/>
      <w:szCs w:val="20"/>
    </w:rPr>
  </w:style>
  <w:style w:type="paragraph" w:styleId="CommentSubject">
    <w:name w:val="annotation subject"/>
    <w:basedOn w:val="CommentText"/>
    <w:next w:val="CommentText"/>
    <w:link w:val="CommentSubjectChar"/>
    <w:uiPriority w:val="99"/>
    <w:semiHidden/>
    <w:unhideWhenUsed/>
    <w:rsid w:val="00EE386E"/>
    <w:rPr>
      <w:b/>
      <w:bCs/>
    </w:rPr>
  </w:style>
  <w:style w:type="character" w:customStyle="1" w:styleId="CommentSubjectChar">
    <w:name w:val="Comment Subject Char"/>
    <w:basedOn w:val="CommentTextChar"/>
    <w:link w:val="CommentSubject"/>
    <w:uiPriority w:val="99"/>
    <w:semiHidden/>
    <w:rsid w:val="00EE386E"/>
    <w:rPr>
      <w:b/>
      <w:bCs/>
      <w:sz w:val="20"/>
      <w:szCs w:val="20"/>
    </w:rPr>
  </w:style>
  <w:style w:type="paragraph" w:styleId="Revision">
    <w:name w:val="Revision"/>
    <w:hidden/>
    <w:uiPriority w:val="99"/>
    <w:semiHidden/>
    <w:rsid w:val="005613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header" Target="header2.xml"/><Relationship Id="rId30" Type="http://schemas.microsoft.com/office/2011/relationships/people" Target="people.xml"/></Relationships>
</file>

<file path=word/_rels/footnotes.xml.rels><?xml version="1.0" encoding="UTF-8" standalone="yes"?>
<Relationships xmlns="http://schemas.openxmlformats.org/package/2006/relationships"><Relationship Id="rId3" Type="http://schemas.openxmlformats.org/officeDocument/2006/relationships/hyperlink" Target="https://beterra-presents-ahca.floridasafetyculture.com/compare" TargetMode="External"/><Relationship Id="rId2" Type="http://schemas.openxmlformats.org/officeDocument/2006/relationships/hyperlink" Target="https://beterra-presents-ahca.floridasafetyculture.com/compare" TargetMode="External"/><Relationship Id="rId1" Type="http://schemas.openxmlformats.org/officeDocument/2006/relationships/hyperlink" Target="https://beterra-presents-ahca.floridasafetyculture.com/compar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Beterra">
  <a:themeElements>
    <a:clrScheme name="Beterra">
      <a:dk1>
        <a:srgbClr val="1A1A2E"/>
      </a:dk1>
      <a:lt1>
        <a:srgbClr val="FFFFFF"/>
      </a:lt1>
      <a:dk2>
        <a:srgbClr val="114B52"/>
      </a:dk2>
      <a:lt2>
        <a:srgbClr val="EFE5D9"/>
      </a:lt2>
      <a:accent1>
        <a:srgbClr val="114B52"/>
      </a:accent1>
      <a:accent2>
        <a:srgbClr val="1E6C70"/>
      </a:accent2>
      <a:accent3>
        <a:srgbClr val="49B19A"/>
      </a:accent3>
      <a:accent4>
        <a:srgbClr val="56CCB0"/>
      </a:accent4>
      <a:accent5>
        <a:srgbClr val="ADE2B6"/>
      </a:accent5>
      <a:accent6>
        <a:srgbClr val="FFA4A4"/>
      </a:accent6>
      <a:hlink>
        <a:srgbClr val="56C7E6"/>
      </a:hlink>
      <a:folHlink>
        <a:srgbClr val="9ADFEF"/>
      </a:folHlink>
    </a:clrScheme>
    <a:fontScheme name="Beterra">
      <a:majorFont>
        <a:latin typeface="Avenir Next LT Pro"/>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C82C61B445CC4E96E51E91907C7794" ma:contentTypeVersion="14" ma:contentTypeDescription="Create a new document." ma:contentTypeScope="" ma:versionID="73c893e3494b33c88bb4872ccd863ce5">
  <xsd:schema xmlns:xsd="http://www.w3.org/2001/XMLSchema" xmlns:xs="http://www.w3.org/2001/XMLSchema" xmlns:p="http://schemas.microsoft.com/office/2006/metadata/properties" xmlns:ns2="b2cfc721-bb7a-4d2b-9a4d-ebf05e6cba23" xmlns:ns3="3abc47bf-1be4-419a-8acf-d43f56112ebf" targetNamespace="http://schemas.microsoft.com/office/2006/metadata/properties" ma:root="true" ma:fieldsID="1d4623344f3107f6eb8f1b9510391516" ns2:_="" ns3:_="">
    <xsd:import namespace="b2cfc721-bb7a-4d2b-9a4d-ebf05e6cba23"/>
    <xsd:import namespace="3abc47bf-1be4-419a-8acf-d43f56112e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cfc721-bb7a-4d2b-9a4d-ebf05e6cba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cc5fb97-1d0a-481d-b1a9-5b4e02ba841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bc47bf-1be4-419a-8acf-d43f56112eb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5fe8a48-d1bb-46be-bdb8-839163ad1a6b}" ma:internalName="TaxCatchAll" ma:showField="CatchAllData" ma:web="3abc47bf-1be4-419a-8acf-d43f56112e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2cfc721-bb7a-4d2b-9a4d-ebf05e6cba23">
      <Terms xmlns="http://schemas.microsoft.com/office/infopath/2007/PartnerControls"/>
    </lcf76f155ced4ddcb4097134ff3c332f>
    <TaxCatchAll xmlns="3abc47bf-1be4-419a-8acf-d43f56112eb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8DC720-70D3-4ECE-82A0-8EF20AADB0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cfc721-bb7a-4d2b-9a4d-ebf05e6cba23"/>
    <ds:schemaRef ds:uri="3abc47bf-1be4-419a-8acf-d43f56112e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FC0F4B-8C60-C14B-8A5D-345BF11FEE4E}">
  <ds:schemaRefs>
    <ds:schemaRef ds:uri="http://schemas.openxmlformats.org/officeDocument/2006/bibliography"/>
  </ds:schemaRefs>
</ds:datastoreItem>
</file>

<file path=customXml/itemProps3.xml><?xml version="1.0" encoding="utf-8"?>
<ds:datastoreItem xmlns:ds="http://schemas.openxmlformats.org/officeDocument/2006/customXml" ds:itemID="{A4B42544-7AB3-43AF-BBB6-C3DCE8871628}">
  <ds:schemaRefs>
    <ds:schemaRef ds:uri="http://schemas.microsoft.com/office/2006/metadata/properties"/>
    <ds:schemaRef ds:uri="http://schemas.microsoft.com/office/infopath/2007/PartnerControls"/>
    <ds:schemaRef ds:uri="b2cfc721-bb7a-4d2b-9a4d-ebf05e6cba23"/>
    <ds:schemaRef ds:uri="3abc47bf-1be4-419a-8acf-d43f56112ebf"/>
  </ds:schemaRefs>
</ds:datastoreItem>
</file>

<file path=customXml/itemProps4.xml><?xml version="1.0" encoding="utf-8"?>
<ds:datastoreItem xmlns:ds="http://schemas.openxmlformats.org/officeDocument/2006/customXml" ds:itemID="{B2BCD753-1469-4DDA-841B-4A877BC453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11</Pages>
  <Words>1839</Words>
  <Characters>10246</Characters>
  <Application>Microsoft Office Word</Application>
  <DocSecurity>0</DocSecurity>
  <Lines>353</Lines>
  <Paragraphs>274</Paragraphs>
  <ScaleCrop>false</ScaleCrop>
  <HeadingPairs>
    <vt:vector size="2" baseType="variant">
      <vt:variant>
        <vt:lpstr>Title</vt:lpstr>
      </vt:variant>
      <vt:variant>
        <vt:i4>1</vt:i4>
      </vt:variant>
    </vt:vector>
  </HeadingPairs>
  <TitlesOfParts>
    <vt:vector size="1" baseType="lpstr">
      <vt:lpstr>Beterra Document Template</vt:lpstr>
    </vt:vector>
  </TitlesOfParts>
  <Company/>
  <LinksUpToDate>false</LinksUpToDate>
  <CharactersWithSpaces>11811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Beterra Document Template</dc:title>
  <dc:creator>Kapil Nair</dc:creator>
  <dc:description>Brand-compliant Word template for letters, memos, and short reports</dc:description>
  <cp:lastModifiedBy>Jeff Box</cp:lastModifiedBy>
  <cp:revision>36</cp:revision>
  <dcterms:created xsi:type="dcterms:W3CDTF">2026-06-25T14:56:00Z</dcterms:created>
  <dcterms:modified xsi:type="dcterms:W3CDTF">2026-06-26T21:28:00Z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0x01010048C82C61B445CC4E96E51E91907C7794</vt:lpwstr>
  </property>
  <property fmtid="{D5CDD505-2E9C-101B-9397-08002B2CF9AE}" pid="3" name="MediaServiceImageTags">
    <vt:lpwstr/>
  </property>
</Properties>
</file>